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89E42" w14:textId="77777777" w:rsidR="00B81EB2" w:rsidRDefault="00ED3545">
      <w:pPr>
        <w:pStyle w:val="Title"/>
      </w:pPr>
      <w:r>
        <w:t>Immune infiltration in p53abn endometrial carcinomas</w:t>
      </w:r>
    </w:p>
    <w:p w14:paraId="7F0C09A9" w14:textId="720507B3" w:rsidR="00B81EB2" w:rsidRDefault="00CA4409">
      <w:pPr>
        <w:pStyle w:val="Author"/>
      </w:pPr>
      <w:ins w:id="0" w:author="Martin, Spencer [VCH]" w:date="2024-05-15T08:15:00Z">
        <w:r>
          <w:t>(</w:t>
        </w:r>
      </w:ins>
      <w:ins w:id="1" w:author="Martin, Spencer [VCH]" w:date="2024-04-17T11:20:00Z">
        <w:r w:rsidR="00ED3545">
          <w:t>Allen Zhang, Spencer D Martin</w:t>
        </w:r>
      </w:ins>
      <w:ins w:id="2" w:author="Martin, Spencer [VCH]" w:date="2024-05-15T08:16:00Z">
        <w:r>
          <w:t xml:space="preserve"> (last and first or visa versa)</w:t>
        </w:r>
      </w:ins>
      <w:ins w:id="3" w:author="Martin, Spencer [VCH]" w:date="2024-05-15T08:15:00Z">
        <w:r>
          <w:t>)</w:t>
        </w:r>
      </w:ins>
      <w:ins w:id="4" w:author="Martin, Spencer [VCH]" w:date="2024-04-17T11:20:00Z">
        <w:r w:rsidR="00ED3545">
          <w:t xml:space="preserve">, Shelby Thorton, Christine Chow, </w:t>
        </w:r>
      </w:ins>
      <w:ins w:id="5" w:author="Martin, Spencer [VCH]" w:date="2024-04-17T11:22:00Z">
        <w:r w:rsidR="00ED3545">
          <w:t xml:space="preserve">Katy Milne, Brad H. Nelson, </w:t>
        </w:r>
      </w:ins>
      <w:ins w:id="6" w:author="Martin, Spencer [VCH]" w:date="2024-04-17T11:21:00Z">
        <w:r w:rsidR="00ED3545">
          <w:t>Dawn Cochrane, Naveena Singh, (</w:t>
        </w:r>
      </w:ins>
      <w:ins w:id="7" w:author="Martin, Spencer [VCH]" w:date="2024-05-15T08:16:00Z">
        <w:r>
          <w:t xml:space="preserve">C. </w:t>
        </w:r>
      </w:ins>
      <w:ins w:id="8" w:author="Martin, Spencer [VCH]" w:date="2024-04-17T11:21:00Z">
        <w:r w:rsidR="00ED3545">
          <w:t>Blake Gilks, Lien Hoang, Jessica Mca</w:t>
        </w:r>
      </w:ins>
      <w:ins w:id="9" w:author="Martin, Spencer [VCH]" w:date="2024-04-17T11:22:00Z">
        <w:r w:rsidR="00ED3545">
          <w:t>lpine)</w:t>
        </w:r>
      </w:ins>
      <w:ins w:id="10" w:author="Martin, Spencer [VCH]" w:date="2024-04-17T11:21:00Z">
        <w:r w:rsidR="00ED3545">
          <w:t xml:space="preserve"> </w:t>
        </w:r>
      </w:ins>
    </w:p>
    <w:p w14:paraId="0BDBA7BC" w14:textId="77777777" w:rsidR="00B81EB2" w:rsidRDefault="00ED3545">
      <w:pPr>
        <w:pStyle w:val="Date"/>
      </w:pPr>
      <w:r>
        <w:t>2024-04-01</w:t>
      </w:r>
    </w:p>
    <w:p w14:paraId="04BE9D35" w14:textId="77777777" w:rsidR="00B81EB2" w:rsidRDefault="00ED3545">
      <w:pPr>
        <w:pStyle w:val="AbstractTitle"/>
      </w:pPr>
      <w:r>
        <w:t>Abstract</w:t>
      </w:r>
    </w:p>
    <w:p w14:paraId="1FA1BFCA" w14:textId="065E6B6E" w:rsidR="00B81EB2" w:rsidRDefault="00ED3545">
      <w:pPr>
        <w:pStyle w:val="Abstract"/>
      </w:pPr>
      <w:r>
        <w:t>TODO: Nice abstract</w:t>
      </w:r>
      <w:ins w:id="11" w:author="Martin, Spencer [VCH]" w:date="2024-05-15T10:35:00Z">
        <w:r w:rsidR="00383BF6">
          <w:t xml:space="preserve">: </w:t>
        </w:r>
        <w:r w:rsidR="00383BF6" w:rsidRPr="00383BF6">
          <w:rPr>
            <w:highlight w:val="yellow"/>
            <w:rPrChange w:id="12" w:author="Martin, Spencer [VCH]" w:date="2024-05-15T10:35:00Z">
              <w:rPr/>
            </w:rPrChange>
          </w:rPr>
          <w:t>After rest of paper complete</w:t>
        </w:r>
      </w:ins>
    </w:p>
    <w:p w14:paraId="1B477171" w14:textId="77777777" w:rsidR="00B81EB2" w:rsidRDefault="00ED3545">
      <w:pPr>
        <w:pStyle w:val="FirstParagraph"/>
      </w:pPr>
      <w:r>
        <w:rPr>
          <w:vertAlign w:val="subscript"/>
        </w:rPr>
        <w:t xml:space="preserve">Source: </w:t>
      </w:r>
      <w:hyperlink r:id="rId7">
        <w:r>
          <w:rPr>
            <w:rStyle w:val="Hyperlink"/>
            <w:vertAlign w:val="subscript"/>
          </w:rPr>
          <w:t>Article Notebook</w:t>
        </w:r>
      </w:hyperlink>
    </w:p>
    <w:p w14:paraId="1ED7B35A" w14:textId="77777777" w:rsidR="00B81EB2" w:rsidRDefault="00ED3545">
      <w:pPr>
        <w:pStyle w:val="Heading2"/>
      </w:pPr>
      <w:bookmarkStart w:id="13" w:name="introduction"/>
      <w:r>
        <w:t xml:space="preserve">1 </w:t>
      </w:r>
      <w:commentRangeStart w:id="14"/>
      <w:r>
        <w:t>Introduction</w:t>
      </w:r>
      <w:commentRangeEnd w:id="14"/>
      <w:r w:rsidR="00D3361B">
        <w:rPr>
          <w:rStyle w:val="CommentReference"/>
          <w:rFonts w:asciiTheme="minorHAnsi" w:eastAsiaTheme="minorHAnsi" w:hAnsiTheme="minorHAnsi" w:cstheme="minorBidi"/>
          <w:b w:val="0"/>
          <w:bCs w:val="0"/>
          <w:color w:val="auto"/>
        </w:rPr>
        <w:commentReference w:id="14"/>
      </w:r>
    </w:p>
    <w:p w14:paraId="5408391E" w14:textId="3D93F180" w:rsidR="00B81EB2" w:rsidRDefault="00ED3545">
      <w:pPr>
        <w:pStyle w:val="FirstParagraph"/>
        <w:rPr>
          <w:ins w:id="15" w:author="Martin, Spencer [VCH]" w:date="2024-05-14T08:35:00Z"/>
        </w:rPr>
      </w:pPr>
      <w:r>
        <w:t xml:space="preserve">Endometrial cancer is the second most common type of gynecologic malignancy worldwide and the most common gynecologic malignancy in North America (Siegel et al. 2024). Molecular classification has separated endometrial cancers into 4 prognostically distinct subtypes: POLE (polymerase epsilon-mutated), MMRd (mismatch repair-deficient), p53abn (p53 abnormal) and NSMP (no specific molecular profile, (Getz et al. 2013; A. Talhouk et al. 2015; Aline Talhouk et al. 2017; Kommoss et al. 2018)). p53abn cancers, the worst prognostic subtype, comprise only 15% of all endometrial cancers but account for 50-70% of mortalities (A. Talhouk et al. 2015; On-Castillo et al. 2020; Jamieson et al. 2021; Siegenthaler et al. 2022), with extrauterine involvement in over 50% of cases (Kommoss et al. 2018; Momeni-Boroujeni et al. 2021). Most </w:t>
      </w:r>
      <w:del w:id="16" w:author="Martin, Spencer [VCH]" w:date="2024-05-14T13:32:00Z">
        <w:r w:rsidDel="008572DF">
          <w:delText xml:space="preserve">patients </w:delText>
        </w:r>
      </w:del>
      <w:ins w:id="17" w:author="Martin, Spencer [VCH]" w:date="2024-05-14T13:32:00Z">
        <w:r w:rsidR="008572DF">
          <w:t xml:space="preserve">p53abn tumors </w:t>
        </w:r>
      </w:ins>
      <w:r>
        <w:t>recur within five years on standard-of-care carboplatin-paclitaxel chemotherapy with or without radiotherapy, highlighting the need for alternative therapeutic options (On-Castillo et al. 2020; Ott et al. 2017; Jamieson et al. 2021).</w:t>
      </w:r>
      <w:ins w:id="18" w:author="Martin, Spencer [VCH]" w:date="2024-05-15T08:31:00Z">
        <w:r w:rsidR="00C30EC8">
          <w:t xml:space="preserve"> While several studies have investigated associations between the immune response to endometrial carcinomas, to date there have been </w:t>
        </w:r>
      </w:ins>
      <w:ins w:id="19" w:author="Martin, Spencer [VCH]" w:date="2024-05-15T08:32:00Z">
        <w:r w:rsidR="00C30EC8">
          <w:t xml:space="preserve">no large scale studies investigating the immune composition of p53abn tumors. </w:t>
        </w:r>
      </w:ins>
    </w:p>
    <w:p w14:paraId="29D83251" w14:textId="0F60643D" w:rsidR="00DD42A5" w:rsidRDefault="00BE5237">
      <w:pPr>
        <w:pStyle w:val="BodyText"/>
        <w:rPr>
          <w:ins w:id="20" w:author="Martin, Spencer [VCH]" w:date="2024-05-14T13:44:00Z"/>
        </w:rPr>
      </w:pPr>
      <w:ins w:id="21" w:author="Martin, Spencer [VCH]" w:date="2024-05-14T08:35:00Z">
        <w:r>
          <w:t xml:space="preserve">The immune system </w:t>
        </w:r>
      </w:ins>
      <w:ins w:id="22" w:author="Martin, Spencer [VCH]" w:date="2024-05-14T08:36:00Z">
        <w:r>
          <w:t xml:space="preserve">plays a key role </w:t>
        </w:r>
      </w:ins>
      <w:ins w:id="23" w:author="Martin, Spencer [VCH]" w:date="2024-05-14T13:32:00Z">
        <w:r w:rsidR="008572DF">
          <w:t xml:space="preserve">of </w:t>
        </w:r>
      </w:ins>
      <w:ins w:id="24" w:author="Martin, Spencer [VCH]" w:date="2024-05-15T08:17:00Z">
        <w:r w:rsidR="00CA4409">
          <w:t>preventing</w:t>
        </w:r>
      </w:ins>
      <w:ins w:id="25" w:author="Martin, Spencer [VCH]" w:date="2024-05-14T13:32:00Z">
        <w:r w:rsidR="008572DF">
          <w:t xml:space="preserve"> </w:t>
        </w:r>
      </w:ins>
      <w:ins w:id="26" w:author="Martin, Spencer [VCH]" w:date="2024-05-14T08:36:00Z">
        <w:r>
          <w:t xml:space="preserve">carcinoma </w:t>
        </w:r>
      </w:ins>
      <w:ins w:id="27" w:author="Martin, Spencer [VCH]" w:date="2024-05-14T13:32:00Z">
        <w:r w:rsidR="008572DF">
          <w:t xml:space="preserve">development and growth </w:t>
        </w:r>
      </w:ins>
      <w:ins w:id="28" w:author="Martin, Spencer [VCH]" w:date="2024-05-14T08:36:00Z">
        <w:r>
          <w:t xml:space="preserve">via multiple mechanisms. All tumors harbor </w:t>
        </w:r>
      </w:ins>
      <w:ins w:id="29" w:author="Martin, Spencer [VCH]" w:date="2024-05-14T08:37:00Z">
        <w:r>
          <w:t>tumor-specific mutations</w:t>
        </w:r>
      </w:ins>
      <w:ins w:id="30" w:author="Martin, Spencer [VCH]" w:date="2024-05-14T08:38:00Z">
        <w:r>
          <w:t xml:space="preserve">, and a subset of these </w:t>
        </w:r>
      </w:ins>
      <w:ins w:id="31" w:author="Martin, Spencer [VCH]" w:date="2024-05-14T08:41:00Z">
        <w:r>
          <w:t xml:space="preserve">may form mutated peptides that are </w:t>
        </w:r>
      </w:ins>
      <w:ins w:id="32" w:author="Martin, Spencer [VCH]" w:date="2024-05-14T13:33:00Z">
        <w:r w:rsidR="008572DF">
          <w:t>presented on major histocompatibili</w:t>
        </w:r>
      </w:ins>
      <w:ins w:id="33" w:author="Martin, Spencer [VCH]" w:date="2024-05-14T13:34:00Z">
        <w:r w:rsidR="008572DF">
          <w:t>ty molecules (MHC)</w:t>
        </w:r>
      </w:ins>
      <w:ins w:id="34" w:author="Martin, Spencer [VCH]" w:date="2024-05-14T13:33:00Z">
        <w:r w:rsidR="008572DF">
          <w:t xml:space="preserve">, </w:t>
        </w:r>
      </w:ins>
      <w:ins w:id="35" w:author="Martin, Spencer [VCH]" w:date="2024-05-14T08:38:00Z">
        <w:r>
          <w:t xml:space="preserve">recognized </w:t>
        </w:r>
      </w:ins>
      <w:ins w:id="36" w:author="Martin, Spencer [VCH]" w:date="2024-05-14T13:34:00Z">
        <w:r w:rsidR="008572DF">
          <w:t xml:space="preserve">by T cells </w:t>
        </w:r>
      </w:ins>
      <w:ins w:id="37" w:author="Martin, Spencer [VCH]" w:date="2024-05-14T08:41:00Z">
        <w:r>
          <w:t>as neoantigen</w:t>
        </w:r>
      </w:ins>
      <w:ins w:id="38" w:author="Martin, Spencer [VCH]" w:date="2024-05-14T09:04:00Z">
        <w:r w:rsidR="00EA4217">
          <w:t>s</w:t>
        </w:r>
      </w:ins>
      <w:ins w:id="39" w:author="Martin, Spencer [VCH]" w:date="2024-05-14T13:34:00Z">
        <w:r w:rsidR="008572DF">
          <w:t>, and result in anti-tumor immunity</w:t>
        </w:r>
      </w:ins>
      <w:ins w:id="40" w:author="Martin, Spencer [VCH]" w:date="2024-05-14T08:41:00Z">
        <w:r>
          <w:t xml:space="preserve">. </w:t>
        </w:r>
      </w:ins>
      <w:ins w:id="41" w:author="Martin, Spencer [VCH]" w:date="2024-05-14T08:42:00Z">
        <w:r>
          <w:t>Several hurdles must be overcome for effective anti-tumor immunity</w:t>
        </w:r>
      </w:ins>
      <w:ins w:id="42" w:author="Martin, Spencer [VCH]" w:date="2024-05-14T08:43:00Z">
        <w:r>
          <w:t xml:space="preserve">: </w:t>
        </w:r>
      </w:ins>
      <w:ins w:id="43" w:author="Martin, Spencer [VCH]" w:date="2024-05-14T08:45:00Z">
        <w:r>
          <w:t>(</w:t>
        </w:r>
      </w:ins>
      <w:ins w:id="44" w:author="Martin, Spencer [VCH]" w:date="2024-05-14T08:43:00Z">
        <w:r>
          <w:t>1</w:t>
        </w:r>
      </w:ins>
      <w:ins w:id="45" w:author="Martin, Spencer [VCH]" w:date="2024-05-14T08:45:00Z">
        <w:r>
          <w:t>)</w:t>
        </w:r>
      </w:ins>
      <w:ins w:id="46" w:author="Martin, Spencer [VCH]" w:date="2024-05-14T08:43:00Z">
        <w:r>
          <w:t xml:space="preserve"> The tumor must express muted neoantigen</w:t>
        </w:r>
      </w:ins>
      <w:ins w:id="47" w:author="Martin, Spencer [VCH]" w:date="2024-05-14T09:04:00Z">
        <w:r w:rsidR="00EA4217">
          <w:t>s</w:t>
        </w:r>
      </w:ins>
      <w:ins w:id="48" w:author="Martin, Spencer [VCH]" w:date="2024-05-14T08:43:00Z">
        <w:r>
          <w:t xml:space="preserve"> </w:t>
        </w:r>
      </w:ins>
      <w:ins w:id="49" w:author="Martin, Spencer [VCH]" w:date="2024-05-14T08:45:00Z">
        <w:r>
          <w:t xml:space="preserve">on </w:t>
        </w:r>
      </w:ins>
      <w:ins w:id="50" w:author="Martin, Spencer [VCH]" w:date="2024-05-14T08:44:00Z">
        <w:r>
          <w:t>MHC</w:t>
        </w:r>
      </w:ins>
      <w:ins w:id="51" w:author="Martin, Spencer [VCH]" w:date="2024-05-14T08:45:00Z">
        <w:r>
          <w:t xml:space="preserve"> molecules. (2) </w:t>
        </w:r>
      </w:ins>
      <w:ins w:id="52" w:author="Martin, Spencer [VCH]" w:date="2024-05-14T08:44:00Z">
        <w:r>
          <w:t xml:space="preserve"> T cells must recognize the neoantigen</w:t>
        </w:r>
      </w:ins>
      <w:ins w:id="53" w:author="Martin, Spencer [VCH]" w:date="2024-05-14T13:36:00Z">
        <w:r w:rsidR="008572DF">
          <w:t>s</w:t>
        </w:r>
      </w:ins>
      <w:ins w:id="54" w:author="Martin, Spencer [VCH]" w:date="2024-05-14T08:44:00Z">
        <w:r>
          <w:t xml:space="preserve"> and become activated</w:t>
        </w:r>
      </w:ins>
      <w:ins w:id="55" w:author="Martin, Spencer [VCH]" w:date="2024-05-14T08:45:00Z">
        <w:r>
          <w:t>. (3)</w:t>
        </w:r>
      </w:ins>
      <w:ins w:id="56" w:author="Martin, Spencer [VCH]" w:date="2024-05-14T08:44:00Z">
        <w:r>
          <w:t xml:space="preserve"> </w:t>
        </w:r>
      </w:ins>
      <w:ins w:id="57" w:author="Martin, Spencer [VCH]" w:date="2024-05-14T13:36:00Z">
        <w:r w:rsidR="008572DF">
          <w:t>A</w:t>
        </w:r>
      </w:ins>
      <w:ins w:id="58" w:author="Martin, Spencer [VCH]" w:date="2024-05-14T08:45:00Z">
        <w:r>
          <w:t xml:space="preserve">ctivated </w:t>
        </w:r>
      </w:ins>
      <w:ins w:id="59" w:author="Martin, Spencer [VCH]" w:date="2024-05-14T08:44:00Z">
        <w:r>
          <w:t xml:space="preserve">T cells must </w:t>
        </w:r>
      </w:ins>
      <w:ins w:id="60" w:author="Martin, Spencer [VCH]" w:date="2024-05-14T08:45:00Z">
        <w:r>
          <w:t xml:space="preserve">extravasate and </w:t>
        </w:r>
      </w:ins>
      <w:ins w:id="61" w:author="Martin, Spencer [VCH]" w:date="2024-05-14T13:36:00Z">
        <w:r w:rsidR="008572DF">
          <w:t>infiltrate the</w:t>
        </w:r>
      </w:ins>
      <w:ins w:id="62" w:author="Martin, Spencer [VCH]" w:date="2024-05-14T08:45:00Z">
        <w:r>
          <w:t xml:space="preserve"> tumor microenvironment</w:t>
        </w:r>
        <w:r w:rsidR="00D53A11">
          <w:t xml:space="preserve">. </w:t>
        </w:r>
      </w:ins>
      <w:ins w:id="63" w:author="Martin, Spencer [VCH]" w:date="2024-05-14T08:46:00Z">
        <w:r w:rsidR="00D53A11">
          <w:t xml:space="preserve">(4) </w:t>
        </w:r>
      </w:ins>
      <w:ins w:id="64" w:author="Martin, Spencer [VCH]" w:date="2024-05-15T08:18:00Z">
        <w:r w:rsidR="00CA4409">
          <w:t>Intratumoral, a</w:t>
        </w:r>
      </w:ins>
      <w:ins w:id="65" w:author="Martin, Spencer [VCH]" w:date="2024-05-14T08:46:00Z">
        <w:r w:rsidR="00D53A11">
          <w:t>ctivated T cell</w:t>
        </w:r>
      </w:ins>
      <w:ins w:id="66" w:author="Martin, Spencer [VCH]" w:date="2024-05-14T13:36:00Z">
        <w:r w:rsidR="008572DF">
          <w:t>s</w:t>
        </w:r>
      </w:ins>
      <w:ins w:id="67" w:author="Martin, Spencer [VCH]" w:date="2024-05-14T08:46:00Z">
        <w:r w:rsidR="00D53A11">
          <w:t xml:space="preserve"> must recognize and kill tumor cells that harbor neoantigens. </w:t>
        </w:r>
      </w:ins>
      <w:ins w:id="68" w:author="Martin, Spencer [VCH]" w:date="2024-05-14T09:05:00Z">
        <w:r w:rsidR="00EA4217">
          <w:t>Beyond these core requirements,</w:t>
        </w:r>
      </w:ins>
      <w:ins w:id="69" w:author="Martin, Spencer [VCH]" w:date="2024-05-14T08:47:00Z">
        <w:r w:rsidR="00D53A11">
          <w:t xml:space="preserve"> the interplay between different immune cell types within the tumor microenvironment </w:t>
        </w:r>
      </w:ins>
      <w:ins w:id="70" w:author="Martin, Spencer [VCH]" w:date="2024-05-14T09:05:00Z">
        <w:r w:rsidR="00EA4217">
          <w:t>helps determine the</w:t>
        </w:r>
      </w:ins>
      <w:ins w:id="71" w:author="Martin, Spencer [VCH]" w:date="2024-05-14T08:47:00Z">
        <w:r w:rsidR="00D53A11">
          <w:t xml:space="preserve"> </w:t>
        </w:r>
      </w:ins>
      <w:ins w:id="72" w:author="Martin, Spencer [VCH]" w:date="2024-05-14T09:05:00Z">
        <w:r w:rsidR="00EA4217">
          <w:t xml:space="preserve">effectiveness of </w:t>
        </w:r>
      </w:ins>
      <w:ins w:id="73" w:author="Martin, Spencer [VCH]" w:date="2024-05-14T08:47:00Z">
        <w:r w:rsidR="00D53A11">
          <w:t xml:space="preserve">anti-tumor immunity. </w:t>
        </w:r>
      </w:ins>
      <w:ins w:id="74" w:author="Martin, Spencer [VCH]" w:date="2024-05-14T08:48:00Z">
        <w:r w:rsidR="00D53A11">
          <w:t>CD8+ cytotoxic T lymphocytes (CTL) are the ma</w:t>
        </w:r>
      </w:ins>
      <w:ins w:id="75" w:author="Martin, Spencer [VCH]" w:date="2024-05-14T08:49:00Z">
        <w:r w:rsidR="00D53A11">
          <w:t>in cells that recognize and kill tumor cells. CD4</w:t>
        </w:r>
      </w:ins>
      <w:ins w:id="76" w:author="Martin, Spencer [VCH]" w:date="2024-05-14T09:06:00Z">
        <w:r w:rsidR="000A55E9">
          <w:t>+</w:t>
        </w:r>
      </w:ins>
      <w:ins w:id="77" w:author="Martin, Spencer [VCH]" w:date="2024-05-14T08:49:00Z">
        <w:r w:rsidR="00D53A11">
          <w:t xml:space="preserve"> helper T cells (TH) recognize neoantigens in MHC</w:t>
        </w:r>
      </w:ins>
      <w:ins w:id="78" w:author="Martin, Spencer [VCH]" w:date="2024-05-14T08:50:00Z">
        <w:r w:rsidR="00D53A11">
          <w:t xml:space="preserve"> class II molecules present</w:t>
        </w:r>
      </w:ins>
      <w:ins w:id="79" w:author="Martin, Spencer [VCH]" w:date="2024-05-14T13:38:00Z">
        <w:r w:rsidR="008572DF">
          <w:t>ed</w:t>
        </w:r>
      </w:ins>
      <w:ins w:id="80" w:author="Martin, Spencer [VCH]" w:date="2024-05-14T08:50:00Z">
        <w:r w:rsidR="00D53A11">
          <w:t xml:space="preserve"> </w:t>
        </w:r>
      </w:ins>
      <w:ins w:id="81" w:author="Martin, Spencer [VCH]" w:date="2024-05-14T13:38:00Z">
        <w:r w:rsidR="008572DF">
          <w:t xml:space="preserve">by </w:t>
        </w:r>
      </w:ins>
      <w:ins w:id="82" w:author="Martin, Spencer [VCH]" w:date="2024-05-14T08:50:00Z">
        <w:r w:rsidR="00D53A11">
          <w:t>antigen presenting cells</w:t>
        </w:r>
      </w:ins>
      <w:ins w:id="83" w:author="Martin, Spencer [VCH]" w:date="2024-05-14T13:38:00Z">
        <w:r w:rsidR="008572DF">
          <w:t xml:space="preserve"> (dendritic cells, macrophages, and B </w:t>
        </w:r>
        <w:r w:rsidR="008572DF">
          <w:lastRenderedPageBreak/>
          <w:t>cells)</w:t>
        </w:r>
      </w:ins>
      <w:ins w:id="84" w:author="Martin, Spencer [VCH]" w:date="2024-05-14T08:50:00Z">
        <w:r w:rsidR="00D53A11">
          <w:t>. These TH cells secrete cytokines that potentiate the activity of CTL</w:t>
        </w:r>
      </w:ins>
      <w:ins w:id="85" w:author="Martin, Spencer [VCH]" w:date="2024-05-15T08:19:00Z">
        <w:r w:rsidR="00CA4409">
          <w:t xml:space="preserve"> and anti-tumor macrophages</w:t>
        </w:r>
      </w:ins>
      <w:ins w:id="86" w:author="Martin, Spencer [VCH]" w:date="2024-05-14T08:50:00Z">
        <w:r w:rsidR="00D53A11">
          <w:t xml:space="preserve">. </w:t>
        </w:r>
      </w:ins>
      <w:ins w:id="87" w:author="Martin, Spencer [VCH]" w:date="2024-05-14T09:38:00Z">
        <w:r w:rsidR="00D0351C">
          <w:t xml:space="preserve">CD68+ </w:t>
        </w:r>
      </w:ins>
      <w:ins w:id="88" w:author="Martin, Spencer [VCH]" w:date="2024-05-14T08:51:00Z">
        <w:r w:rsidR="00D53A11">
          <w:t>macrophages can either help activate CTL</w:t>
        </w:r>
      </w:ins>
      <w:ins w:id="89" w:author="Martin, Spencer [VCH]" w:date="2024-05-15T08:19:00Z">
        <w:r w:rsidR="00CA4409">
          <w:t>,</w:t>
        </w:r>
      </w:ins>
      <w:ins w:id="90" w:author="Martin, Spencer [VCH]" w:date="2024-05-14T09:07:00Z">
        <w:r w:rsidR="000A55E9">
          <w:t xml:space="preserve"> </w:t>
        </w:r>
      </w:ins>
      <w:ins w:id="91" w:author="Martin, Spencer [VCH]" w:date="2024-05-14T08:51:00Z">
        <w:r w:rsidR="00D53A11">
          <w:t>by presenting neoantigens and co-stimulatory molecules</w:t>
        </w:r>
      </w:ins>
      <w:ins w:id="92" w:author="Martin, Spencer [VCH]" w:date="2024-05-15T08:19:00Z">
        <w:r w:rsidR="00CA4409">
          <w:t>,</w:t>
        </w:r>
      </w:ins>
      <w:ins w:id="93" w:author="Martin, Spencer [VCH]" w:date="2024-05-14T08:51:00Z">
        <w:r w:rsidR="00D53A11">
          <w:t xml:space="preserve"> or inhibit CTL</w:t>
        </w:r>
      </w:ins>
      <w:ins w:id="94" w:author="Martin, Spencer [VCH]" w:date="2024-05-15T08:19:00Z">
        <w:r w:rsidR="00CA4409">
          <w:t>,</w:t>
        </w:r>
      </w:ins>
      <w:ins w:id="95" w:author="Martin, Spencer [VCH]" w:date="2024-05-14T08:51:00Z">
        <w:r w:rsidR="00D53A11">
          <w:t xml:space="preserve"> by presenting neoantigens with inhibitory </w:t>
        </w:r>
      </w:ins>
      <w:ins w:id="96" w:author="Martin, Spencer [VCH]" w:date="2024-05-14T08:54:00Z">
        <w:r w:rsidR="00D53A11">
          <w:t>ligands</w:t>
        </w:r>
      </w:ins>
      <w:ins w:id="97" w:author="Martin, Spencer [VCH]" w:date="2024-05-14T08:51:00Z">
        <w:r w:rsidR="00D53A11">
          <w:t xml:space="preserve">. </w:t>
        </w:r>
      </w:ins>
      <w:ins w:id="98" w:author="Martin, Spencer [VCH]" w:date="2024-05-14T08:56:00Z">
        <w:r w:rsidR="001D045B">
          <w:t xml:space="preserve">In addition, </w:t>
        </w:r>
      </w:ins>
      <w:ins w:id="99" w:author="Martin, Spencer [VCH]" w:date="2024-05-14T13:39:00Z">
        <w:r w:rsidR="008572DF">
          <w:t xml:space="preserve">CD3+FOXP3+ </w:t>
        </w:r>
      </w:ins>
      <w:ins w:id="100" w:author="Martin, Spencer [VCH]" w:date="2024-05-14T08:56:00Z">
        <w:r w:rsidR="001D045B">
          <w:t>r</w:t>
        </w:r>
      </w:ins>
      <w:ins w:id="101" w:author="Martin, Spencer [VCH]" w:date="2024-05-14T08:55:00Z">
        <w:r w:rsidR="00D53A11">
          <w:t>egulatory T cells (Tregs) inhibit antitumor</w:t>
        </w:r>
      </w:ins>
      <w:ins w:id="102" w:author="Martin, Spencer [VCH]" w:date="2024-05-14T13:40:00Z">
        <w:r w:rsidR="008572DF">
          <w:t xml:space="preserve"> immunity </w:t>
        </w:r>
      </w:ins>
      <w:ins w:id="103" w:author="Martin, Spencer [VCH]" w:date="2024-05-14T08:55:00Z">
        <w:r w:rsidR="00D53A11">
          <w:t xml:space="preserve">by secreting cytokines that block CTL maturation and activity and induce </w:t>
        </w:r>
      </w:ins>
      <w:ins w:id="104" w:author="Martin, Spencer [VCH]" w:date="2024-05-14T08:56:00Z">
        <w:r w:rsidR="001D045B">
          <w:t xml:space="preserve">macrophages to express </w:t>
        </w:r>
      </w:ins>
      <w:ins w:id="105" w:author="Martin, Spencer [VCH]" w:date="2024-05-14T09:08:00Z">
        <w:r w:rsidR="000A55E9">
          <w:t>immune inhibiting molecu</w:t>
        </w:r>
      </w:ins>
      <w:ins w:id="106" w:author="Martin, Spencer [VCH]" w:date="2024-05-14T09:09:00Z">
        <w:r w:rsidR="000A55E9">
          <w:t xml:space="preserve">les </w:t>
        </w:r>
      </w:ins>
      <w:ins w:id="107" w:author="Martin, Spencer [VCH]" w:date="2024-05-14T09:00:00Z">
        <w:r w:rsidR="001D045B" w:rsidRPr="001D045B">
          <w:t>(Chan et al. 2019)</w:t>
        </w:r>
      </w:ins>
      <w:ins w:id="108" w:author="Martin, Spencer [VCH]" w:date="2024-05-14T08:56:00Z">
        <w:r w:rsidR="001D045B">
          <w:t xml:space="preserve">. Finally, </w:t>
        </w:r>
      </w:ins>
      <w:ins w:id="109" w:author="Martin, Spencer [VCH]" w:date="2024-05-14T13:40:00Z">
        <w:r w:rsidR="008572DF">
          <w:t xml:space="preserve">CD20+ </w:t>
        </w:r>
      </w:ins>
      <w:ins w:id="110" w:author="Martin, Spencer [VCH]" w:date="2024-05-14T08:56:00Z">
        <w:r w:rsidR="001D045B">
          <w:t xml:space="preserve">B cells and </w:t>
        </w:r>
      </w:ins>
      <w:ins w:id="111" w:author="Martin, Spencer [VCH]" w:date="2024-05-14T13:40:00Z">
        <w:r w:rsidR="008572DF">
          <w:t xml:space="preserve">CD79a+ </w:t>
        </w:r>
      </w:ins>
      <w:ins w:id="112" w:author="Martin, Spencer [VCH]" w:date="2024-05-14T08:56:00Z">
        <w:r w:rsidR="001D045B">
          <w:t>plasma cells ma</w:t>
        </w:r>
      </w:ins>
      <w:ins w:id="113" w:author="Martin, Spencer [VCH]" w:date="2024-05-14T08:57:00Z">
        <w:r w:rsidR="001D045B">
          <w:t>y either inhibit or potentiate antitumor immun</w:t>
        </w:r>
      </w:ins>
      <w:ins w:id="114" w:author="Martin, Spencer [VCH]" w:date="2024-05-14T13:41:00Z">
        <w:r w:rsidR="00DD42A5">
          <w:t xml:space="preserve">ity </w:t>
        </w:r>
      </w:ins>
      <w:ins w:id="115" w:author="Martin, Spencer [VCH]" w:date="2024-05-14T08:57:00Z">
        <w:r w:rsidR="001D045B">
          <w:t xml:space="preserve">via multiple mechanisms. </w:t>
        </w:r>
      </w:ins>
      <w:ins w:id="116" w:author="Martin, Spencer [VCH]" w:date="2024-05-14T13:45:00Z">
        <w:r w:rsidR="00DD42A5" w:rsidRPr="00DD42A5">
          <w:t>Given these functions, it is unsurprising that increased CTL and TH tumor infiltrating lymphocytes (TIL) are associated with longer survival in endometrial carcinoma (Jong et al. 2009), while immunosuppressive regulatory T cells are associated with shorter survival (Willvonseder et al. 2021).</w:t>
        </w:r>
      </w:ins>
    </w:p>
    <w:p w14:paraId="7DF65A01" w14:textId="5B8C4D8F" w:rsidR="00BE5237" w:rsidRPr="00BE5237" w:rsidRDefault="000A55E9">
      <w:pPr>
        <w:pStyle w:val="BodyText"/>
        <w:pPrChange w:id="117" w:author="Martin, Spencer [VCH]" w:date="2024-05-14T08:35:00Z">
          <w:pPr>
            <w:pStyle w:val="FirstParagraph"/>
          </w:pPr>
        </w:pPrChange>
      </w:pPr>
      <w:ins w:id="118" w:author="Martin, Spencer [VCH]" w:date="2024-05-14T09:09:00Z">
        <w:r>
          <w:t xml:space="preserve">Two key </w:t>
        </w:r>
      </w:ins>
      <w:ins w:id="119" w:author="Martin, Spencer [VCH]" w:date="2024-05-14T13:41:00Z">
        <w:r w:rsidR="00DD42A5">
          <w:t>functional pathways</w:t>
        </w:r>
      </w:ins>
      <w:ins w:id="120" w:author="Martin, Spencer [VCH]" w:date="2024-05-14T09:09:00Z">
        <w:r>
          <w:t xml:space="preserve"> </w:t>
        </w:r>
      </w:ins>
      <w:ins w:id="121" w:author="Martin, Spencer [VCH]" w:date="2024-05-14T09:11:00Z">
        <w:r>
          <w:t xml:space="preserve">that inhibit </w:t>
        </w:r>
      </w:ins>
      <w:ins w:id="122" w:author="Martin, Spencer [VCH]" w:date="2024-05-14T09:09:00Z">
        <w:r>
          <w:t xml:space="preserve">the immune system </w:t>
        </w:r>
      </w:ins>
      <w:ins w:id="123" w:author="Martin, Spencer [VCH]" w:date="2024-05-14T09:12:00Z">
        <w:r>
          <w:t xml:space="preserve">are </w:t>
        </w:r>
      </w:ins>
      <w:ins w:id="124" w:author="Martin, Spencer [VCH]" w:date="2024-05-14T09:09:00Z">
        <w:r>
          <w:t xml:space="preserve">the </w:t>
        </w:r>
      </w:ins>
      <w:ins w:id="125" w:author="Martin, Spencer [VCH]" w:date="2024-05-14T09:17:00Z">
        <w:r w:rsidR="00B82553">
          <w:t>IDO</w:t>
        </w:r>
      </w:ins>
      <w:ins w:id="126" w:author="Martin, Spencer [VCH]" w:date="2024-05-14T13:41:00Z">
        <w:r w:rsidR="00DD42A5">
          <w:t>1</w:t>
        </w:r>
      </w:ins>
      <w:ins w:id="127" w:author="Martin, Spencer [VCH]" w:date="2024-05-14T09:17:00Z">
        <w:r w:rsidR="00B82553">
          <w:t xml:space="preserve"> cytokine and the </w:t>
        </w:r>
      </w:ins>
      <w:ins w:id="128" w:author="Martin, Spencer [VCH]" w:date="2024-05-14T09:09:00Z">
        <w:r>
          <w:t xml:space="preserve">PD-1/PD-L1 </w:t>
        </w:r>
      </w:ins>
      <w:ins w:id="129" w:author="Martin, Spencer [VCH]" w:date="2024-05-14T09:26:00Z">
        <w:r w:rsidR="00057955">
          <w:t xml:space="preserve">immune </w:t>
        </w:r>
      </w:ins>
      <w:ins w:id="130" w:author="Martin, Spencer [VCH]" w:date="2024-05-14T09:09:00Z">
        <w:r>
          <w:t>checkpoint</w:t>
        </w:r>
      </w:ins>
      <w:ins w:id="131" w:author="Martin, Spencer [VCH]" w:date="2024-05-14T09:17:00Z">
        <w:r w:rsidR="00B82553">
          <w:t xml:space="preserve"> pathway</w:t>
        </w:r>
      </w:ins>
      <w:ins w:id="132" w:author="Martin, Spencer [VCH]" w:date="2024-05-14T09:26:00Z">
        <w:r w:rsidR="00057955">
          <w:t>s</w:t>
        </w:r>
      </w:ins>
      <w:ins w:id="133" w:author="Martin, Spencer [VCH]" w:date="2024-05-14T09:10:00Z">
        <w:r>
          <w:t xml:space="preserve">. </w:t>
        </w:r>
      </w:ins>
      <w:ins w:id="134" w:author="Martin, Spencer [VCH]" w:date="2024-05-14T13:49:00Z">
        <w:r w:rsidR="00DD42A5">
          <w:t>M</w:t>
        </w:r>
        <w:r w:rsidR="00DD42A5" w:rsidRPr="00DD42A5">
          <w:t xml:space="preserve">acrophages and tumor </w:t>
        </w:r>
        <w:r w:rsidR="00DD42A5">
          <w:t xml:space="preserve">cells may express </w:t>
        </w:r>
      </w:ins>
      <w:ins w:id="135" w:author="Martin, Spencer [VCH]" w:date="2024-05-14T09:17:00Z">
        <w:r w:rsidR="00B82553">
          <w:t>IDO</w:t>
        </w:r>
      </w:ins>
      <w:ins w:id="136" w:author="Martin, Spencer [VCH]" w:date="2024-05-14T13:42:00Z">
        <w:r w:rsidR="00DD42A5">
          <w:t>1</w:t>
        </w:r>
      </w:ins>
      <w:ins w:id="137" w:author="Martin, Spencer [VCH]" w:date="2024-05-14T13:50:00Z">
        <w:r w:rsidR="00DD42A5">
          <w:t xml:space="preserve">, </w:t>
        </w:r>
      </w:ins>
      <w:ins w:id="138" w:author="Martin, Spencer [VCH]" w:date="2024-05-15T08:20:00Z">
        <w:r w:rsidR="00CA4409">
          <w:t>which inhibits</w:t>
        </w:r>
      </w:ins>
      <w:ins w:id="139" w:author="Martin, Spencer [VCH]" w:date="2024-05-14T13:50:00Z">
        <w:r w:rsidR="00DD42A5">
          <w:t xml:space="preserve"> </w:t>
        </w:r>
      </w:ins>
      <w:ins w:id="140" w:author="Martin, Spencer [VCH]" w:date="2024-05-14T09:17:00Z">
        <w:r w:rsidR="00B82553">
          <w:t xml:space="preserve">CTL proliferation and </w:t>
        </w:r>
      </w:ins>
      <w:ins w:id="141" w:author="Martin, Spencer [VCH]" w:date="2024-05-15T08:20:00Z">
        <w:r w:rsidR="00CA4409">
          <w:t>increases</w:t>
        </w:r>
      </w:ins>
      <w:ins w:id="142" w:author="Martin, Spencer [VCH]" w:date="2024-05-14T09:18:00Z">
        <w:r w:rsidR="00B82553">
          <w:t xml:space="preserve"> Treg differentiation. </w:t>
        </w:r>
      </w:ins>
      <w:ins w:id="143" w:author="Martin, Spencer [VCH]" w:date="2024-05-14T13:56:00Z">
        <w:r w:rsidR="00C91082">
          <w:t xml:space="preserve">In addition, </w:t>
        </w:r>
        <w:r w:rsidR="00C91082" w:rsidRPr="00C91082">
          <w:t>as a failsafe to prevent uncontrolled autoimmunity</w:t>
        </w:r>
        <w:r w:rsidR="00C91082">
          <w:t>, a</w:t>
        </w:r>
      </w:ins>
      <w:ins w:id="144" w:author="Martin, Spencer [VCH]" w:date="2024-05-14T13:51:00Z">
        <w:r w:rsidR="00C91082">
          <w:t>ctivated</w:t>
        </w:r>
      </w:ins>
      <w:ins w:id="145" w:author="Martin, Spencer [VCH]" w:date="2024-05-14T09:10:00Z">
        <w:r>
          <w:t xml:space="preserve"> CTL express </w:t>
        </w:r>
      </w:ins>
      <w:ins w:id="146" w:author="Martin, Spencer [VCH]" w:date="2024-05-14T13:51:00Z">
        <w:r w:rsidR="00C91082">
          <w:t>programmed cell death-1 (</w:t>
        </w:r>
      </w:ins>
      <w:ins w:id="147" w:author="Martin, Spencer [VCH]" w:date="2024-05-14T09:10:00Z">
        <w:r>
          <w:t>PD-1</w:t>
        </w:r>
      </w:ins>
      <w:ins w:id="148" w:author="Martin, Spencer [VCH]" w:date="2024-05-14T13:51:00Z">
        <w:r w:rsidR="00C91082">
          <w:t>)</w:t>
        </w:r>
      </w:ins>
      <w:ins w:id="149" w:author="Martin, Spencer [VCH]" w:date="2024-05-14T13:55:00Z">
        <w:r w:rsidR="00C91082">
          <w:t>,</w:t>
        </w:r>
      </w:ins>
      <w:ins w:id="150" w:author="Martin, Spencer [VCH]" w:date="2024-05-14T09:10:00Z">
        <w:r>
          <w:t xml:space="preserve"> </w:t>
        </w:r>
      </w:ins>
      <w:ins w:id="151" w:author="Martin, Spencer [VCH]" w:date="2024-05-14T13:56:00Z">
        <w:r w:rsidR="00C91082">
          <w:t>which,</w:t>
        </w:r>
      </w:ins>
      <w:ins w:id="152" w:author="Martin, Spencer [VCH]" w:date="2024-05-14T13:55:00Z">
        <w:r w:rsidR="00C91082">
          <w:t xml:space="preserve"> when bound to the PD-1 ligand (PD-L1), </w:t>
        </w:r>
      </w:ins>
      <w:ins w:id="153" w:author="Martin, Spencer [VCH]" w:date="2024-05-14T13:56:00Z">
        <w:r w:rsidR="00C91082">
          <w:t>inhibit CTL mediated killing of target cell</w:t>
        </w:r>
      </w:ins>
      <w:ins w:id="154" w:author="Martin, Spencer [VCH]" w:date="2024-05-14T13:57:00Z">
        <w:r w:rsidR="00C91082">
          <w:t>s</w:t>
        </w:r>
      </w:ins>
      <w:ins w:id="155" w:author="Martin, Spencer [VCH]" w:date="2024-05-14T13:56:00Z">
        <w:r w:rsidR="00C91082">
          <w:t>.</w:t>
        </w:r>
      </w:ins>
      <w:ins w:id="156" w:author="Martin, Spencer [VCH]" w:date="2024-05-14T09:10:00Z">
        <w:r>
          <w:t xml:space="preserve"> </w:t>
        </w:r>
      </w:ins>
      <w:ins w:id="157" w:author="Martin, Spencer [VCH]" w:date="2024-05-14T13:57:00Z">
        <w:r w:rsidR="00C91082">
          <w:t>T</w:t>
        </w:r>
      </w:ins>
      <w:ins w:id="158" w:author="Martin, Spencer [VCH]" w:date="2024-05-14T13:52:00Z">
        <w:r w:rsidR="00C91082">
          <w:t xml:space="preserve">umors </w:t>
        </w:r>
      </w:ins>
      <w:ins w:id="159" w:author="Martin, Spencer [VCH]" w:date="2024-05-14T13:57:00Z">
        <w:r w:rsidR="00C91082">
          <w:t>co-opt this mechanism by upregulating PD-L1</w:t>
        </w:r>
      </w:ins>
      <w:ins w:id="160" w:author="Martin, Spencer [VCH]" w:date="2024-05-14T13:58:00Z">
        <w:r w:rsidR="00C91082">
          <w:t xml:space="preserve"> on epithelial cells and </w:t>
        </w:r>
      </w:ins>
      <w:ins w:id="161" w:author="Martin, Spencer [VCH]" w:date="2024-05-14T09:10:00Z">
        <w:r>
          <w:t>macrophages</w:t>
        </w:r>
      </w:ins>
      <w:ins w:id="162" w:author="Martin, Spencer [VCH]" w:date="2024-05-14T13:58:00Z">
        <w:r w:rsidR="00C91082">
          <w:t xml:space="preserve">, thereby </w:t>
        </w:r>
      </w:ins>
      <w:ins w:id="163" w:author="Martin, Spencer [VCH]" w:date="2024-05-14T09:11:00Z">
        <w:r>
          <w:t xml:space="preserve">preventing CTL mediated tumor destruction. </w:t>
        </w:r>
      </w:ins>
      <w:ins w:id="164" w:author="Martin, Spencer [VCH]" w:date="2024-05-14T09:12:00Z">
        <w:r>
          <w:t xml:space="preserve">The cytokines released when CTL kill tumor cells cause upregulation of </w:t>
        </w:r>
      </w:ins>
      <w:ins w:id="165" w:author="Martin, Spencer [VCH]" w:date="2024-05-14T09:20:00Z">
        <w:r w:rsidR="00B82553">
          <w:t xml:space="preserve">both IDO1 and </w:t>
        </w:r>
      </w:ins>
      <w:ins w:id="166" w:author="Martin, Spencer [VCH]" w:date="2024-05-14T09:12:00Z">
        <w:r>
          <w:t>PD-L1; thus</w:t>
        </w:r>
      </w:ins>
      <w:ins w:id="167" w:author="Martin, Spencer [VCH]" w:date="2024-05-14T09:13:00Z">
        <w:r>
          <w:t>,</w:t>
        </w:r>
      </w:ins>
      <w:ins w:id="168" w:author="Martin, Spencer [VCH]" w:date="2024-05-14T09:12:00Z">
        <w:r>
          <w:t xml:space="preserve"> expression of PD-L1 </w:t>
        </w:r>
      </w:ins>
      <w:ins w:id="169" w:author="Martin, Spencer [VCH]" w:date="2024-05-14T09:21:00Z">
        <w:r w:rsidR="00B82553">
          <w:t>has been used as a</w:t>
        </w:r>
      </w:ins>
      <w:ins w:id="170" w:author="Martin, Spencer [VCH]" w:date="2024-05-14T09:13:00Z">
        <w:r>
          <w:t xml:space="preserve"> marker for an active anti-tumor immune response</w:t>
        </w:r>
      </w:ins>
      <w:ins w:id="171" w:author="Martin, Spencer [VCH]" w:date="2024-05-14T09:21:00Z">
        <w:r w:rsidR="00B82553">
          <w:t xml:space="preserve"> in multiple different cancers</w:t>
        </w:r>
      </w:ins>
      <w:ins w:id="172" w:author="Martin, Spencer [VCH]" w:date="2024-05-14T09:13:00Z">
        <w:r>
          <w:t xml:space="preserve">. </w:t>
        </w:r>
      </w:ins>
      <w:ins w:id="173" w:author="Martin, Spencer [VCH]" w:date="2024-05-14T08:57:00Z">
        <w:r w:rsidR="001D045B">
          <w:t xml:space="preserve">It is the mix of these </w:t>
        </w:r>
      </w:ins>
      <w:ins w:id="174" w:author="Martin, Spencer [VCH]" w:date="2024-05-15T08:21:00Z">
        <w:r w:rsidR="00CA4409">
          <w:t xml:space="preserve">intratumoral </w:t>
        </w:r>
      </w:ins>
      <w:ins w:id="175" w:author="Martin, Spencer [VCH]" w:date="2024-05-14T08:57:00Z">
        <w:r w:rsidR="001D045B">
          <w:t xml:space="preserve">cell types and their relative functions within the tumor microenvironment that </w:t>
        </w:r>
      </w:ins>
      <w:ins w:id="176" w:author="Martin, Spencer [VCH]" w:date="2024-05-14T08:58:00Z">
        <w:r w:rsidR="001D045B">
          <w:t>help to dictate whether anti-tumor immunity will successful</w:t>
        </w:r>
      </w:ins>
      <w:ins w:id="177" w:author="Martin, Spencer [VCH]" w:date="2024-05-14T09:21:00Z">
        <w:r w:rsidR="00B82553">
          <w:t>ly eradicate a tumor</w:t>
        </w:r>
      </w:ins>
      <w:ins w:id="178" w:author="Martin, Spencer [VCH]" w:date="2024-05-14T08:58:00Z">
        <w:r w:rsidR="001D045B">
          <w:t xml:space="preserve">. </w:t>
        </w:r>
      </w:ins>
    </w:p>
    <w:p w14:paraId="5A84214B" w14:textId="6A1B8CF2" w:rsidR="00B81EB2" w:rsidDel="00B82553" w:rsidRDefault="00ED3545">
      <w:pPr>
        <w:pStyle w:val="BodyText"/>
        <w:rPr>
          <w:del w:id="179" w:author="Martin, Spencer [VCH]" w:date="2024-05-14T09:25:00Z"/>
        </w:rPr>
      </w:pPr>
      <w:del w:id="180" w:author="Martin, Spencer [VCH]" w:date="2024-05-14T09:01:00Z">
        <w:r w:rsidDel="001D045B">
          <w:delText>Increased CD8+ cytotoxic T and CD4+ helper T tumor-infiltrating lymphocytes (TILs) are associated with longer overall and recurrence-free survival in endometrial cancer</w:delText>
        </w:r>
      </w:del>
      <w:del w:id="181" w:author="Martin, Spencer [VCH]" w:date="2024-05-15T08:22:00Z">
        <w:r w:rsidDel="00CA4409">
          <w:delText xml:space="preserve"> </w:delText>
        </w:r>
      </w:del>
      <w:del w:id="182" w:author="Martin, Spencer [VCH]" w:date="2024-05-14T09:01:00Z">
        <w:r w:rsidDel="001D045B">
          <w:delText xml:space="preserve">(Jong et al. 2009), while immunosuppressive regulatory T cells are associated with shorter survival (Willvonseder et al. 2021). </w:delText>
        </w:r>
      </w:del>
      <w:del w:id="183" w:author="Martin, Spencer [VCH]" w:date="2024-05-14T08:59:00Z">
        <w:r w:rsidDel="001D045B">
          <w:delText xml:space="preserve">TILs are known to respond to and track tumor-associated antigens (Wick et al. 2014) to eradicate cancer cells. </w:delText>
        </w:r>
      </w:del>
      <w:del w:id="184" w:author="Martin, Spencer [VCH]" w:date="2024-05-14T09:00:00Z">
        <w:r w:rsidDel="001D045B">
          <w:delText xml:space="preserve">In response, cancer cells activate immunosupressive pathways, including the immune checkpoint molecule programmed death-ligand 1 (PD-L1), to evade immune surveillance (Chan et al. 2019). </w:delText>
        </w:r>
      </w:del>
      <w:r>
        <w:t xml:space="preserve">Treatment with immune checkpoint </w:t>
      </w:r>
      <w:del w:id="185" w:author="Martin, Spencer [VCH]" w:date="2024-05-14T09:22:00Z">
        <w:r w:rsidDel="00B82553">
          <w:delText>inhibitors</w:delText>
        </w:r>
      </w:del>
      <w:ins w:id="186" w:author="Martin, Spencer [VCH]" w:date="2024-05-14T09:22:00Z">
        <w:r w:rsidR="00B82553">
          <w:t xml:space="preserve"> </w:t>
        </w:r>
      </w:ins>
      <w:ins w:id="187" w:author="Martin, Spencer [VCH]" w:date="2024-05-14T09:02:00Z">
        <w:r w:rsidR="001D045B">
          <w:t>antibodies that disrupt</w:t>
        </w:r>
      </w:ins>
      <w:ins w:id="188" w:author="Martin, Spencer [VCH]" w:date="2024-05-14T09:22:00Z">
        <w:r w:rsidR="00B82553">
          <w:t xml:space="preserve"> the PD-1 – PD-L1 pathway</w:t>
        </w:r>
      </w:ins>
      <w:ins w:id="189" w:author="Martin, Spencer [VCH]" w:date="2024-05-14T09:02:00Z">
        <w:r w:rsidR="001D045B">
          <w:t xml:space="preserve"> </w:t>
        </w:r>
      </w:ins>
      <w:r>
        <w:t xml:space="preserve"> reactivate</w:t>
      </w:r>
      <w:del w:id="190" w:author="Martin, Spencer [VCH]" w:date="2024-05-14T09:22:00Z">
        <w:r w:rsidDel="00B82553">
          <w:delText>s</w:delText>
        </w:r>
      </w:del>
      <w:r>
        <w:t xml:space="preserve"> exhausted T cells and is particularly effective in tumors with </w:t>
      </w:r>
      <w:del w:id="191" w:author="Martin, Spencer [VCH]" w:date="2024-05-15T08:22:00Z">
        <w:r w:rsidDel="00CA4409">
          <w:delText xml:space="preserve">many </w:delText>
        </w:r>
      </w:del>
      <w:ins w:id="192" w:author="Martin, Spencer [VCH]" w:date="2024-05-15T08:22:00Z">
        <w:r w:rsidR="00CA4409">
          <w:t xml:space="preserve">elevated numbers of </w:t>
        </w:r>
      </w:ins>
      <w:r>
        <w:t xml:space="preserve">neoantigens </w:t>
      </w:r>
      <w:del w:id="193" w:author="Martin, Spencer [VCH]" w:date="2024-05-15T08:22:00Z">
        <w:r w:rsidDel="00CA4409">
          <w:delText xml:space="preserve">due to high mutational burden </w:delText>
        </w:r>
      </w:del>
      <w:r>
        <w:t>(Chan et al. 2019). In endometrial cancer, POLE and MMRd tumors have over 10 times as many mutations as p53abn and NSMP tumors (Getz et al. 2013) and correspondingly higher TIL densities (Aline Talhouk et al. 2019). While systemic therapy is typically unnecessary in POLE cancers due to exceptionally favorable outcomes with hysterectomy alone, anti-PD1 immune-checkpoint inhibitors have demonstrated promising efficacy in advanced, recurrent, or persistent MMRd endometrial cancers</w:t>
      </w:r>
      <w:ins w:id="194" w:author="Martin, Spencer [VCH]" w:date="2024-05-14T09:23:00Z">
        <w:r w:rsidR="00B82553">
          <w:t>, even</w:t>
        </w:r>
      </w:ins>
      <w:r>
        <w:t xml:space="preserve"> after multiple lines of </w:t>
      </w:r>
      <w:commentRangeStart w:id="195"/>
      <w:r>
        <w:t xml:space="preserve">therapy </w:t>
      </w:r>
      <w:commentRangeEnd w:id="195"/>
      <w:r w:rsidR="0050301B">
        <w:rPr>
          <w:rStyle w:val="CommentReference"/>
        </w:rPr>
        <w:commentReference w:id="195"/>
      </w:r>
      <w:r>
        <w:t>(Konstantinopoulos et al. 2019; Antill et al. 2021).</w:t>
      </w:r>
      <w:ins w:id="196" w:author="Martin, Spencer [VCH]" w:date="2024-05-15T08:23:00Z">
        <w:r w:rsidR="00CA4409">
          <w:t xml:space="preserve"> </w:t>
        </w:r>
      </w:ins>
    </w:p>
    <w:p w14:paraId="19FE1B95" w14:textId="7859AE22" w:rsidR="00B81EB2" w:rsidRDefault="00ED3545">
      <w:pPr>
        <w:pStyle w:val="BodyText"/>
      </w:pPr>
      <w:r>
        <w:t xml:space="preserve">More recently, Mansoor R. Mirza et al. (2023) showed that the anti-PD1 antibody dostarlimab was associated with significantly improved outcomes not only in MMRd but also MMRp (MMR proficient, non-POLE) endometrial cancer when added to standard-of-care chemotherapy. While the benefit of dostarlimab in MMRp cancers was less than in MMRd cancers, subgroup analysis showed that the benefit in MMRp was driven by p53abn cases (M. R. Mirza et al. 2023). </w:t>
      </w:r>
      <w:commentRangeStart w:id="197"/>
      <w:del w:id="198" w:author="Martin, Spencer [VCH]" w:date="2024-05-14T09:24:00Z">
        <w:r w:rsidDel="00B82553">
          <w:delText xml:space="preserve">These findings contrast to those observed in high-grade serous ovarian cancer (HGSC), a p53-mutated gynecologic cancer with similar histologic and genomic characteristics to p53abn endometrial cancer (Getz et al. 2013), where despite well-documented correlations between TIL and prolonged survival (L. Zhang et al. 2003; Nielsen et al. 2012; Kroeger, Milne, and Nelson 2016) immune checkpoint inhibition has shown limited efficacy (Homicsko and Coukos 2015; Gaillard, Secord, and Monk 2016; Matulonis et al. 2019). </w:delText>
        </w:r>
      </w:del>
      <w:commentRangeEnd w:id="197"/>
      <w:r w:rsidR="00B82553">
        <w:rPr>
          <w:rStyle w:val="CommentReference"/>
        </w:rPr>
        <w:commentReference w:id="197"/>
      </w:r>
      <w:r>
        <w:t>The factors underlying this promising response to immune checkpoint inhibitors in p53abn endometrial cancer remain poorly understood.</w:t>
      </w:r>
    </w:p>
    <w:p w14:paraId="4474D4BB" w14:textId="5569E79F" w:rsidR="00B81EB2" w:rsidRDefault="00ED3545">
      <w:pPr>
        <w:pStyle w:val="BodyText"/>
      </w:pPr>
      <w:commentRangeStart w:id="199"/>
      <w:del w:id="200" w:author="Martin, Spencer [VCH]" w:date="2024-05-15T08:26:00Z">
        <w:r w:rsidDel="00C30EC8">
          <w:delText>PARP inhibitors are another class of</w:delText>
        </w:r>
      </w:del>
      <w:ins w:id="201" w:author="Martin, Spencer [VCH]" w:date="2024-05-15T08:26:00Z">
        <w:r w:rsidR="00C30EC8">
          <w:t xml:space="preserve">Additional classes of </w:t>
        </w:r>
      </w:ins>
      <w:del w:id="202" w:author="Martin, Spencer [VCH]" w:date="2024-05-15T08:26:00Z">
        <w:r w:rsidDel="00C30EC8">
          <w:delText xml:space="preserve"> </w:delText>
        </w:r>
      </w:del>
      <w:r>
        <w:t xml:space="preserve">targeted therapies under investigation in p53abn endometrial cancer </w:t>
      </w:r>
      <w:ins w:id="203" w:author="Martin, Spencer [VCH]" w:date="2024-05-15T08:27:00Z">
        <w:r w:rsidR="00C30EC8">
          <w:t xml:space="preserve">include PARP inhibitors and Her2 directed antibodies </w:t>
        </w:r>
      </w:ins>
      <w:r>
        <w:t xml:space="preserve">(Bosse et al. 2022). Spurred by remarkable clinical responses in HGSC (Moore et al. 2018), PARP inhibitors have become standard-of-care in </w:t>
      </w:r>
      <w:r>
        <w:rPr>
          <w:i/>
          <w:iCs/>
        </w:rPr>
        <w:t>BRCA1</w:t>
      </w:r>
      <w:r>
        <w:t>/</w:t>
      </w:r>
      <w:r>
        <w:rPr>
          <w:i/>
          <w:iCs/>
        </w:rPr>
        <w:t>BRCA2</w:t>
      </w:r>
      <w:r>
        <w:t xml:space="preserve">-mutated or homologous recombination deficient (HRD) cancers across multiple cancer types (Friedlander, Lee, and Tew 2023). Compared to HGSC, </w:t>
      </w:r>
      <w:r>
        <w:lastRenderedPageBreak/>
        <w:t xml:space="preserve">HRD is less common in p53abn endometrial cancer, with approximately 25% of cases showing evidence of HRD and fewer than 5% with </w:t>
      </w:r>
      <w:r>
        <w:rPr>
          <w:i/>
          <w:iCs/>
        </w:rPr>
        <w:t>BRCA</w:t>
      </w:r>
      <w:r>
        <w:t xml:space="preserve"> </w:t>
      </w:r>
      <w:commentRangeStart w:id="204"/>
      <w:r>
        <w:t xml:space="preserve">mutations </w:t>
      </w:r>
      <w:commentRangeEnd w:id="204"/>
      <w:r w:rsidR="0050301B">
        <w:rPr>
          <w:rStyle w:val="CommentReference"/>
        </w:rPr>
        <w:commentReference w:id="204"/>
      </w:r>
      <w:r>
        <w:t>(Wallbillich, Morris, and Ali-Fehmi 2020). In HGSC, HRD tumors have higher immunogenicity than non-HRD tumors, and markers of adaptive immunity are associated with longer overall survival in HRD but not non-HRD tumors (Allen W. Zhang et al. 2018). Understanding the relationship between HRD and the immune microenvironment in p53abn endometrial cancers may help inform combination PARP inhibitor and immunotherapy clinical trials (Konstantinopoulos et al. 2022).</w:t>
      </w:r>
      <w:commentRangeEnd w:id="199"/>
      <w:r w:rsidR="00C30EC8">
        <w:rPr>
          <w:rStyle w:val="CommentReference"/>
        </w:rPr>
        <w:commentReference w:id="199"/>
      </w:r>
    </w:p>
    <w:p w14:paraId="5111ED36" w14:textId="2CE270D6" w:rsidR="00B81EB2" w:rsidRDefault="00ED3545">
      <w:pPr>
        <w:pStyle w:val="BodyText"/>
      </w:pPr>
      <w:r>
        <w:t xml:space="preserve">To understand the clinical relevance of </w:t>
      </w:r>
      <w:del w:id="205" w:author="Martin, Spencer [VCH]" w:date="2024-05-15T08:24:00Z">
        <w:r w:rsidDel="00CA4409">
          <w:delText xml:space="preserve">TILs </w:delText>
        </w:r>
      </w:del>
      <w:ins w:id="206" w:author="Martin, Spencer [VCH]" w:date="2024-05-15T08:24:00Z">
        <w:r w:rsidR="00CA4409">
          <w:t xml:space="preserve">the immune </w:t>
        </w:r>
      </w:ins>
      <w:ins w:id="207" w:author="Martin, Spencer [VCH]" w:date="2024-05-15T08:25:00Z">
        <w:r w:rsidR="00CA4409">
          <w:t xml:space="preserve">response to </w:t>
        </w:r>
      </w:ins>
      <w:del w:id="208" w:author="Martin, Spencer [VCH]" w:date="2024-05-15T08:25:00Z">
        <w:r w:rsidDel="00CA4409">
          <w:delText xml:space="preserve">in </w:delText>
        </w:r>
      </w:del>
      <w:r>
        <w:t xml:space="preserve">p53abn endometrial cancer, we systematically profiled the immune </w:t>
      </w:r>
      <w:ins w:id="209" w:author="Martin, Spencer [VCH]" w:date="2024-05-15T08:25:00Z">
        <w:r w:rsidR="00CA4409">
          <w:t>cell composition</w:t>
        </w:r>
      </w:ins>
      <w:del w:id="210" w:author="Martin, Spencer [VCH]" w:date="2024-05-15T08:25:00Z">
        <w:r w:rsidDel="00CA4409">
          <w:delText xml:space="preserve">microenvironment </w:delText>
        </w:r>
      </w:del>
      <w:ins w:id="211" w:author="Martin, Spencer [VCH]" w:date="2024-05-15T08:25:00Z">
        <w:r w:rsidR="00CA4409">
          <w:t xml:space="preserve"> </w:t>
        </w:r>
      </w:ins>
      <w:r>
        <w:t>of 256 clinically annotated p53abn endometrial cancers with multiplex immunofluorescence</w:t>
      </w:r>
      <w:ins w:id="212" w:author="Martin, Spencer [VCH]" w:date="2024-05-15T08:25:00Z">
        <w:r w:rsidR="00CA4409">
          <w:t xml:space="preserve"> for CTL, TH, Tregs, B cells, pla</w:t>
        </w:r>
      </w:ins>
      <w:ins w:id="213" w:author="Martin, Spencer [VCH]" w:date="2024-05-15T08:26:00Z">
        <w:r w:rsidR="00CA4409">
          <w:t>sma cells and macrophages</w:t>
        </w:r>
      </w:ins>
      <w:r>
        <w:t xml:space="preserve">. </w:t>
      </w:r>
      <w:ins w:id="214" w:author="Martin, Spencer [VCH]" w:date="2024-05-15T08:26:00Z">
        <w:r w:rsidR="00C30EC8">
          <w:t xml:space="preserve">Further, </w:t>
        </w:r>
      </w:ins>
      <w:del w:id="215" w:author="Martin, Spencer [VCH]" w:date="2024-05-15T08:26:00Z">
        <w:r w:rsidDel="00C30EC8">
          <w:delText>W</w:delText>
        </w:r>
      </w:del>
      <w:ins w:id="216" w:author="Martin, Spencer [VCH]" w:date="2024-05-15T08:26:00Z">
        <w:r w:rsidR="00C30EC8">
          <w:t>w</w:t>
        </w:r>
      </w:ins>
      <w:r>
        <w:t xml:space="preserve">e evaluated the expression patterns of PD1, PDL1 and IDO1, three pharmacologically actionable immunosuppressive molecules with translational relevance to current clinical trials in endometrial cancer. Finally, we investigated the relationship between </w:t>
      </w:r>
      <w:del w:id="217" w:author="Martin, Spencer [VCH]" w:date="2024-05-15T08:26:00Z">
        <w:r w:rsidDel="00C30EC8">
          <w:delText>TILs</w:delText>
        </w:r>
      </w:del>
      <w:ins w:id="218" w:author="Martin, Spencer [VCH]" w:date="2024-05-15T08:26:00Z">
        <w:r w:rsidR="00C30EC8">
          <w:t>immune composition</w:t>
        </w:r>
      </w:ins>
      <w:r>
        <w:t>, homologous recombination deficiency, and HER2 in p53abn endometrial cancer.</w:t>
      </w:r>
    </w:p>
    <w:p w14:paraId="37C6244F" w14:textId="77777777" w:rsidR="00B81EB2" w:rsidRDefault="00ED3545">
      <w:pPr>
        <w:pStyle w:val="Heading2"/>
      </w:pPr>
      <w:bookmarkStart w:id="219" w:name="sec-methods"/>
      <w:bookmarkEnd w:id="13"/>
      <w:r>
        <w:t>2 Methods</w:t>
      </w:r>
    </w:p>
    <w:p w14:paraId="476BAF8F" w14:textId="77777777" w:rsidR="00B81EB2" w:rsidRDefault="00ED3545">
      <w:pPr>
        <w:pStyle w:val="Heading3"/>
      </w:pPr>
      <w:bookmarkStart w:id="220" w:name="data-acquisition"/>
      <w:r>
        <w:t>2.1 Data acquisition</w:t>
      </w:r>
    </w:p>
    <w:p w14:paraId="093AD805" w14:textId="77777777" w:rsidR="00B81EB2" w:rsidRDefault="00ED3545">
      <w:pPr>
        <w:pStyle w:val="Heading4"/>
      </w:pPr>
      <w:bookmarkStart w:id="221" w:name="sample-acquisition"/>
      <w:r>
        <w:t>2.1.1 Sample acquisition</w:t>
      </w:r>
    </w:p>
    <w:p w14:paraId="317DEDD7" w14:textId="246141C7" w:rsidR="00B81EB2" w:rsidRDefault="00ED3545">
      <w:pPr>
        <w:pStyle w:val="FirstParagraph"/>
      </w:pPr>
      <w:r>
        <w:t xml:space="preserve">Ethics approval for this study was obtained from the University of British Columbia (UBC) Research Ethics Board (REB NUMBERS). The cohort consisted of 256 treatment-naive p53-abnormal endometrial carcinomas collected between XXXX and XXXX in Vancouver and in the Cross Canada endometrial cancer cohort. CONSENT? Clinicopathologic and outcome data were collected by chart </w:t>
      </w:r>
      <w:commentRangeStart w:id="222"/>
      <w:r>
        <w:t>review</w:t>
      </w:r>
      <w:commentRangeEnd w:id="222"/>
      <w:r w:rsidR="00C30EC8">
        <w:rPr>
          <w:rStyle w:val="CommentReference"/>
        </w:rPr>
        <w:commentReference w:id="222"/>
      </w:r>
      <w:r>
        <w:t>.</w:t>
      </w:r>
      <w:ins w:id="223" w:author="Martin, Spencer [VCH]" w:date="2024-05-15T09:01:00Z">
        <w:r w:rsidR="00364138" w:rsidRPr="00364138">
          <w:t xml:space="preserve"> All cancers were classified as p53abn according to the ProMisE algorithm (A. Talhouk et al. 2015) by immunohistochemistry for p53 and MMR and next-generation sequencing for POLE and p53 mutations.</w:t>
        </w:r>
      </w:ins>
    </w:p>
    <w:p w14:paraId="471A2985" w14:textId="77777777" w:rsidR="00B81EB2" w:rsidRDefault="00ED3545">
      <w:pPr>
        <w:pStyle w:val="Heading3"/>
      </w:pPr>
      <w:bookmarkStart w:id="224" w:name="experimental-methods"/>
      <w:bookmarkEnd w:id="220"/>
      <w:bookmarkEnd w:id="221"/>
      <w:r>
        <w:t>2.2 Experimental methods</w:t>
      </w:r>
    </w:p>
    <w:p w14:paraId="51B7BA0B" w14:textId="77777777" w:rsidR="00B81EB2" w:rsidRDefault="00ED3545">
      <w:pPr>
        <w:pStyle w:val="Heading4"/>
      </w:pPr>
      <w:bookmarkStart w:id="225" w:name="tissue-microarray-construction"/>
      <w:r>
        <w:t>2.2.1 Tissue microarray construction</w:t>
      </w:r>
    </w:p>
    <w:p w14:paraId="106912F6" w14:textId="2B40D1E9" w:rsidR="00B81EB2" w:rsidRDefault="00ED3545">
      <w:pPr>
        <w:pStyle w:val="FirstParagraph"/>
      </w:pPr>
      <w:r>
        <w:t xml:space="preserve">Representative samples of </w:t>
      </w:r>
      <w:ins w:id="226" w:author="Martin, Spencer [VCH]" w:date="2024-05-15T08:59:00Z">
        <w:r w:rsidR="00364138">
          <w:t xml:space="preserve">p53abn </w:t>
        </w:r>
      </w:ins>
      <w:r>
        <w:t xml:space="preserve">endometrial carcinomas from our Vancouver cohort were cored (0.6 mm) in duplicate and arrayed as described previously (A. Talhouk et al. (2015)). CROSS CANADA COHORT? TMAs were cut at WHAT thickness for </w:t>
      </w:r>
      <w:commentRangeStart w:id="227"/>
      <w:r>
        <w:t>immunofluorescence</w:t>
      </w:r>
      <w:commentRangeEnd w:id="227"/>
      <w:r w:rsidR="00C30EC8">
        <w:rPr>
          <w:rStyle w:val="CommentReference"/>
        </w:rPr>
        <w:commentReference w:id="227"/>
      </w:r>
      <w:r>
        <w:t>.</w:t>
      </w:r>
      <w:ins w:id="228" w:author="Martin, Spencer [VCH]" w:date="2024-05-15T08:55:00Z">
        <w:r w:rsidR="003B3EA7" w:rsidRPr="003B3EA7">
          <w:t xml:space="preserve"> At least two cores were sampled from each tumor.</w:t>
        </w:r>
      </w:ins>
    </w:p>
    <w:p w14:paraId="2A092E7A" w14:textId="77777777" w:rsidR="00B81EB2" w:rsidRDefault="00ED3545">
      <w:pPr>
        <w:pStyle w:val="Heading4"/>
      </w:pPr>
      <w:bookmarkStart w:id="229" w:name="multiplex-immunofluorescence"/>
      <w:bookmarkEnd w:id="225"/>
      <w:r>
        <w:t xml:space="preserve">2.2.2 </w:t>
      </w:r>
      <w:commentRangeStart w:id="230"/>
      <w:r>
        <w:t xml:space="preserve">Multiplex </w:t>
      </w:r>
      <w:commentRangeEnd w:id="230"/>
      <w:r w:rsidR="003B3EA7">
        <w:rPr>
          <w:rStyle w:val="CommentReference"/>
          <w:rFonts w:asciiTheme="minorHAnsi" w:eastAsiaTheme="minorHAnsi" w:hAnsiTheme="minorHAnsi" w:cstheme="minorBidi"/>
          <w:bCs w:val="0"/>
          <w:i w:val="0"/>
          <w:color w:val="auto"/>
        </w:rPr>
        <w:commentReference w:id="230"/>
      </w:r>
      <w:r>
        <w:t>immunofluorescence</w:t>
      </w:r>
    </w:p>
    <w:p w14:paraId="3D48C042" w14:textId="1F76A947" w:rsidR="00B81EB2" w:rsidRDefault="003B3EA7">
      <w:pPr>
        <w:pStyle w:val="FirstParagraph"/>
      </w:pPr>
      <w:ins w:id="231" w:author="Martin, Spencer [VCH]" w:date="2024-05-15T08:52:00Z">
        <w:r w:rsidRPr="003B3EA7">
          <w:t xml:space="preserve">Two multiplex immunofluorescence panels were constructed consisting of the following antibodies (1) (CD3, CD8, FOXP3, CD20, CD79a, and (2) (PD1, PDL1, IDO1, CD8, CD68). For each immunofluorescence panel, optimal staining parameters were determined as single stains and validated in the multiplex. Once stained, TMAs were imaged using (###). </w:t>
        </w:r>
      </w:ins>
      <w:commentRangeStart w:id="232"/>
      <w:del w:id="233" w:author="Martin, Spencer [VCH]" w:date="2024-05-15T08:52:00Z">
        <w:r w:rsidR="00ED3545" w:rsidDel="003B3EA7">
          <w:delText>TODO</w:delText>
        </w:r>
        <w:commentRangeEnd w:id="232"/>
        <w:r w:rsidR="0050301B" w:rsidDel="003B3EA7">
          <w:rPr>
            <w:rStyle w:val="CommentReference"/>
          </w:rPr>
          <w:commentReference w:id="232"/>
        </w:r>
        <w:r w:rsidR="00ED3545" w:rsidDel="003B3EA7">
          <w:delText>.</w:delText>
        </w:r>
      </w:del>
    </w:p>
    <w:p w14:paraId="2B0477D3" w14:textId="77777777" w:rsidR="00B81EB2" w:rsidRDefault="00ED3545">
      <w:pPr>
        <w:pStyle w:val="Heading3"/>
      </w:pPr>
      <w:bookmarkStart w:id="234" w:name="computational-analysis"/>
      <w:bookmarkEnd w:id="224"/>
      <w:bookmarkEnd w:id="229"/>
      <w:r>
        <w:lastRenderedPageBreak/>
        <w:t>2.3 Computational analysis</w:t>
      </w:r>
    </w:p>
    <w:p w14:paraId="657596F1" w14:textId="77777777" w:rsidR="00B81EB2" w:rsidRDefault="00ED3545">
      <w:pPr>
        <w:pStyle w:val="Heading4"/>
      </w:pPr>
      <w:bookmarkStart w:id="235" w:name="cell-and-region-counting"/>
      <w:r>
        <w:t>2.3.1 Cell and region counting</w:t>
      </w:r>
    </w:p>
    <w:p w14:paraId="6B2C8BB7" w14:textId="312F89B9" w:rsidR="00B81EB2" w:rsidDel="008C04FA" w:rsidRDefault="00ED3545">
      <w:pPr>
        <w:pStyle w:val="FirstParagraph"/>
        <w:rPr>
          <w:del w:id="236" w:author="Martin, Spencer [VCH]" w:date="2024-05-15T08:42:00Z"/>
        </w:rPr>
      </w:pPr>
      <w:del w:id="237" w:author="Martin, Spencer [VCH]" w:date="2024-05-15T08:51:00Z">
        <w:r w:rsidDel="003B3EA7">
          <w:delText xml:space="preserve">Two multiplex immunofluorescence panels </w:delText>
        </w:r>
      </w:del>
      <w:del w:id="238" w:author="Martin, Spencer [VCH]" w:date="2024-05-15T08:35:00Z">
        <w:r w:rsidDel="00C30EC8">
          <w:delText xml:space="preserve">to </w:delText>
        </w:r>
      </w:del>
      <w:del w:id="239" w:author="Martin, Spencer [VCH]" w:date="2024-05-15T08:34:00Z">
        <w:r w:rsidDel="00C30EC8">
          <w:delText>classify TIL types</w:delText>
        </w:r>
      </w:del>
      <w:del w:id="240" w:author="Martin, Spencer [VCH]" w:date="2024-05-15T08:36:00Z">
        <w:r w:rsidDel="00C30EC8">
          <w:delText xml:space="preserve"> </w:delText>
        </w:r>
      </w:del>
      <w:del w:id="241" w:author="Martin, Spencer [VCH]" w:date="2024-05-15T08:35:00Z">
        <w:r w:rsidDel="00C30EC8">
          <w:delText>(</w:delText>
        </w:r>
      </w:del>
      <w:del w:id="242" w:author="Martin, Spencer [VCH]" w:date="2024-05-15T08:51:00Z">
        <w:r w:rsidDel="003B3EA7">
          <w:delText>CD3, CD8, FOXP3, CD20, CD79a</w:delText>
        </w:r>
      </w:del>
      <w:del w:id="243" w:author="Martin, Spencer [VCH]" w:date="2024-05-15T08:35:00Z">
        <w:r w:rsidDel="00C30EC8">
          <w:delText>)</w:delText>
        </w:r>
      </w:del>
      <w:del w:id="244" w:author="Martin, Spencer [VCH]" w:date="2024-05-15T08:36:00Z">
        <w:r w:rsidDel="008C04FA">
          <w:delText xml:space="preserve"> and quantify</w:delText>
        </w:r>
      </w:del>
      <w:del w:id="245" w:author="Martin, Spencer [VCH]" w:date="2024-05-15T08:37:00Z">
        <w:r w:rsidDel="008C04FA">
          <w:delText xml:space="preserve"> immunosuppressive markers</w:delText>
        </w:r>
      </w:del>
      <w:del w:id="246" w:author="Martin, Spencer [VCH]" w:date="2024-05-15T08:51:00Z">
        <w:r w:rsidDel="003B3EA7">
          <w:delText xml:space="preserve"> (PD1, PDL1, IDO1, CD8, CD68)</w:delText>
        </w:r>
      </w:del>
      <w:del w:id="247" w:author="Martin, Spencer [VCH]" w:date="2024-05-15T08:37:00Z">
        <w:r w:rsidDel="008C04FA">
          <w:delText xml:space="preserve"> were performed on each tissue microarray</w:delText>
        </w:r>
      </w:del>
      <w:del w:id="248" w:author="Martin, Spencer [VCH]" w:date="2024-05-15T08:51:00Z">
        <w:r w:rsidDel="003B3EA7">
          <w:delText>. For each immunofluorescence panel</w:delText>
        </w:r>
      </w:del>
      <w:del w:id="249" w:author="Martin, Spencer [VCH]" w:date="2024-05-15T08:38:00Z">
        <w:r w:rsidDel="008C04FA">
          <w:delText>,</w:delText>
        </w:r>
      </w:del>
      <w:del w:id="250" w:author="Martin, Spencer [VCH]" w:date="2024-05-15T08:51:00Z">
        <w:r w:rsidDel="003B3EA7">
          <w:delText xml:space="preserve"> </w:delText>
        </w:r>
      </w:del>
      <w:ins w:id="251" w:author="Martin, Spencer [VCH]" w:date="2024-05-15T08:47:00Z">
        <w:r w:rsidR="003B3EA7">
          <w:t>Analysis was performed using HALO (</w:t>
        </w:r>
        <w:commentRangeStart w:id="252"/>
        <w:r w:rsidR="003B3EA7">
          <w:t>Versi</w:t>
        </w:r>
      </w:ins>
      <w:ins w:id="253" w:author="Martin, Spencer [VCH]" w:date="2024-05-15T08:48:00Z">
        <w:r w:rsidR="003B3EA7">
          <w:t>on number</w:t>
        </w:r>
      </w:ins>
      <w:commentRangeEnd w:id="252"/>
      <w:ins w:id="254" w:author="Martin, Spencer [VCH]" w:date="2024-05-15T08:54:00Z">
        <w:r w:rsidR="003B3EA7">
          <w:rPr>
            <w:rStyle w:val="CommentReference"/>
          </w:rPr>
          <w:commentReference w:id="252"/>
        </w:r>
      </w:ins>
      <w:ins w:id="255" w:author="Martin, Spencer [VCH]" w:date="2024-05-15T08:48:00Z">
        <w:r w:rsidR="003B3EA7">
          <w:t xml:space="preserve">). Briefly, </w:t>
        </w:r>
      </w:ins>
      <w:ins w:id="256" w:author="Martin, Spencer [VCH]" w:date="2024-05-15T08:55:00Z">
        <w:r w:rsidR="003B3EA7">
          <w:t>three</w:t>
        </w:r>
      </w:ins>
      <w:del w:id="257" w:author="Martin, Spencer [VCH]" w:date="2024-05-15T08:55:00Z">
        <w:r w:rsidDel="003B3EA7">
          <w:delText>3</w:delText>
        </w:r>
      </w:del>
      <w:r>
        <w:t xml:space="preserve"> tissue segmentation and cell phenotyping algorithms were trained </w:t>
      </w:r>
      <w:del w:id="258" w:author="Martin, Spencer [VCH]" w:date="2024-05-15T08:48:00Z">
        <w:r w:rsidDel="003B3EA7">
          <w:delText xml:space="preserve">in HALO </w:delText>
        </w:r>
      </w:del>
      <w:r>
        <w:t xml:space="preserve">using 10 </w:t>
      </w:r>
      <w:ins w:id="259" w:author="Martin, Spencer [VCH]" w:date="2024-05-14T09:27:00Z">
        <w:r w:rsidR="00985E0A">
          <w:t xml:space="preserve">– 30 </w:t>
        </w:r>
      </w:ins>
      <w:r>
        <w:t xml:space="preserve">representative images for each algorithm. Regions were classified as epithelial, stromal, glass, or other (including necrosis) for tissue segmentation. The mean and standard deviation </w:t>
      </w:r>
      <w:ins w:id="260" w:author="Martin, Spencer [VCH]" w:date="2024-05-14T09:28:00Z">
        <w:r w:rsidR="00985E0A">
          <w:t xml:space="preserve">of cell count and region area </w:t>
        </w:r>
      </w:ins>
      <w:r>
        <w:t>across all algorithms was calculated for each core</w:t>
      </w:r>
      <w:ins w:id="261" w:author="Martin, Spencer [VCH]" w:date="2024-05-15T08:40:00Z">
        <w:r w:rsidR="008C04FA">
          <w:t xml:space="preserve"> and reviewed by a technologist. </w:t>
        </w:r>
      </w:ins>
      <w:del w:id="262" w:author="Martin, Spencer [VCH]" w:date="2024-05-15T08:40:00Z">
        <w:r w:rsidDel="008C04FA">
          <w:delText>, and a</w:delText>
        </w:r>
      </w:del>
      <w:ins w:id="263" w:author="Martin, Spencer [VCH]" w:date="2024-05-15T08:40:00Z">
        <w:r w:rsidR="008C04FA">
          <w:t>A</w:t>
        </w:r>
      </w:ins>
      <w:r>
        <w:t>ny core</w:t>
      </w:r>
      <w:del w:id="264" w:author="Martin, Spencer [VCH]" w:date="2024-05-15T08:42:00Z">
        <w:r w:rsidDel="008C04FA">
          <w:delText>s</w:delText>
        </w:r>
      </w:del>
      <w:r>
        <w:t xml:space="preserve"> with a standard deviation of &gt;5 </w:t>
      </w:r>
      <w:ins w:id="265" w:author="Martin, Spencer [VCH]" w:date="2024-05-15T08:54:00Z">
        <w:r w:rsidR="003B3EA7">
          <w:t xml:space="preserve">among the </w:t>
        </w:r>
      </w:ins>
      <w:ins w:id="266" w:author="Martin, Spencer [VCH]" w:date="2024-05-15T08:55:00Z">
        <w:r w:rsidR="003B3EA7">
          <w:t>three</w:t>
        </w:r>
      </w:ins>
      <w:ins w:id="267" w:author="Martin, Spencer [VCH]" w:date="2024-05-15T08:42:00Z">
        <w:r w:rsidR="008C04FA">
          <w:t xml:space="preserve"> algorithms, </w:t>
        </w:r>
      </w:ins>
      <w:ins w:id="268" w:author="Martin, Spencer [VCH]" w:date="2024-05-15T08:40:00Z">
        <w:r w:rsidR="008C04FA">
          <w:t>or</w:t>
        </w:r>
      </w:ins>
      <w:ins w:id="269" w:author="Martin, Spencer [VCH]" w:date="2024-05-15T08:41:00Z">
        <w:r w:rsidR="008C04FA">
          <w:t xml:space="preserve"> with abnormal features as identified by the technologists</w:t>
        </w:r>
      </w:ins>
      <w:ins w:id="270" w:author="Martin, Spencer [VCH]" w:date="2024-05-15T08:42:00Z">
        <w:r w:rsidR="008C04FA">
          <w:t>,</w:t>
        </w:r>
      </w:ins>
      <w:ins w:id="271" w:author="Martin, Spencer [VCH]" w:date="2024-05-15T08:41:00Z">
        <w:r w:rsidR="008C04FA">
          <w:t xml:space="preserve"> </w:t>
        </w:r>
      </w:ins>
      <w:r>
        <w:t xml:space="preserve">were flagged for </w:t>
      </w:r>
      <w:del w:id="272" w:author="Martin, Spencer [VCH]" w:date="2024-04-15T11:53:00Z">
        <w:r w:rsidDel="00BB7AEE">
          <w:delText xml:space="preserve">manual </w:delText>
        </w:r>
      </w:del>
      <w:r>
        <w:t xml:space="preserve">review </w:t>
      </w:r>
      <w:ins w:id="273" w:author="Martin, Spencer [VCH]" w:date="2024-04-15T11:52:00Z">
        <w:r w:rsidR="00BB7AEE">
          <w:t xml:space="preserve">and </w:t>
        </w:r>
      </w:ins>
      <w:ins w:id="274" w:author="Martin, Spencer [VCH]" w:date="2024-04-15T11:53:00Z">
        <w:r w:rsidR="00BB7AEE">
          <w:t xml:space="preserve">manual </w:t>
        </w:r>
      </w:ins>
      <w:ins w:id="275" w:author="Martin, Spencer [VCH]" w:date="2024-04-15T11:52:00Z">
        <w:r w:rsidR="00BB7AEE">
          <w:t xml:space="preserve">annotation </w:t>
        </w:r>
      </w:ins>
      <w:r>
        <w:t>by a pathology resident</w:t>
      </w:r>
      <w:ins w:id="276" w:author="Martin, Spencer [VCH]" w:date="2024-05-14T09:29:00Z">
        <w:r w:rsidR="00985E0A">
          <w:t xml:space="preserve"> and/or subspecialist gynecological pathologist</w:t>
        </w:r>
      </w:ins>
      <w:del w:id="277" w:author="Martin, Spencer [VCH]" w:date="2024-05-15T08:55:00Z">
        <w:r w:rsidDel="003B3EA7">
          <w:delText xml:space="preserve"> </w:delText>
        </w:r>
      </w:del>
      <w:del w:id="278" w:author="Martin, Spencer [VCH]" w:date="2024-05-14T09:28:00Z">
        <w:r w:rsidDel="00985E0A">
          <w:delText>(SM)</w:delText>
        </w:r>
      </w:del>
      <w:r>
        <w:t xml:space="preserve">. </w:t>
      </w:r>
      <w:ins w:id="279" w:author="Martin, Spencer [VCH]" w:date="2024-05-14T10:11:00Z">
        <w:r w:rsidR="00CE0072" w:rsidRPr="00CE0072">
          <w:t xml:space="preserve">Sarcomatoid areas in carcinosarcomas were considered epithelial. </w:t>
        </w:r>
      </w:ins>
      <w:del w:id="280" w:author="Martin, Spencer [VCH]" w:date="2024-05-14T09:29:00Z">
        <w:r w:rsidDel="00985E0A">
          <w:delText>Final epithelial and stromal areas were calculated by subtracting glass and other areas from tissue area.</w:delText>
        </w:r>
      </w:del>
    </w:p>
    <w:p w14:paraId="26F8E876" w14:textId="5CD04872" w:rsidR="00B81EB2" w:rsidRDefault="00ED3545">
      <w:pPr>
        <w:pStyle w:val="FirstParagraph"/>
        <w:pPrChange w:id="281" w:author="Martin, Spencer [VCH]" w:date="2024-05-15T08:42:00Z">
          <w:pPr>
            <w:pStyle w:val="BodyText"/>
          </w:pPr>
        </w:pPrChange>
      </w:pPr>
      <w:del w:id="282" w:author="Martin, Spencer [VCH]" w:date="2024-05-15T08:42:00Z">
        <w:r w:rsidDel="008C04FA">
          <w:delText xml:space="preserve">Phenotypes were defined according to combinations of positive and negative markers in each cell. </w:delText>
        </w:r>
      </w:del>
      <w:del w:id="283" w:author="Martin, Spencer [VCH]" w:date="2024-05-14T09:30:00Z">
        <w:r w:rsidDel="00985E0A">
          <w:delText>Cytotoxic T cells</w:delText>
        </w:r>
      </w:del>
      <w:del w:id="284" w:author="Martin, Spencer [VCH]" w:date="2024-05-15T08:42:00Z">
        <w:r w:rsidDel="008C04FA">
          <w:delText xml:space="preserve"> were defined </w:delText>
        </w:r>
      </w:del>
      <w:del w:id="285" w:author="Martin, Spencer [VCH]" w:date="2024-05-14T09:30:00Z">
        <w:r w:rsidDel="00985E0A">
          <w:delText>by positivity for both</w:delText>
        </w:r>
      </w:del>
      <w:del w:id="286" w:author="Martin, Spencer [VCH]" w:date="2024-05-15T08:42:00Z">
        <w:r w:rsidDel="008C04FA">
          <w:delText xml:space="preserve"> CD3 </w:delText>
        </w:r>
      </w:del>
      <w:del w:id="287" w:author="Martin, Spencer [VCH]" w:date="2024-05-14T09:30:00Z">
        <w:r w:rsidDel="00985E0A">
          <w:delText xml:space="preserve">and </w:delText>
        </w:r>
      </w:del>
      <w:del w:id="288" w:author="Martin, Spencer [VCH]" w:date="2024-05-15T08:42:00Z">
        <w:r w:rsidDel="008C04FA">
          <w:delText>CD8,</w:delText>
        </w:r>
      </w:del>
      <w:del w:id="289" w:author="Martin, Spencer [VCH]" w:date="2024-05-14T09:30:00Z">
        <w:r w:rsidDel="00985E0A">
          <w:delText xml:space="preserve"> helper T cells</w:delText>
        </w:r>
      </w:del>
      <w:del w:id="290" w:author="Martin, Spencer [VCH]" w:date="2024-05-15T08:42:00Z">
        <w:r w:rsidDel="008C04FA">
          <w:delText xml:space="preserve"> </w:delText>
        </w:r>
      </w:del>
      <w:del w:id="291" w:author="Martin, Spencer [VCH]" w:date="2024-05-14T09:30:00Z">
        <w:r w:rsidDel="00985E0A">
          <w:delText>by positivity for</w:delText>
        </w:r>
      </w:del>
      <w:del w:id="292" w:author="Martin, Spencer [VCH]" w:date="2024-05-15T08:42:00Z">
        <w:r w:rsidDel="008C04FA">
          <w:delText xml:space="preserve"> CD3</w:delText>
        </w:r>
      </w:del>
      <w:del w:id="293" w:author="Martin, Spencer [VCH]" w:date="2024-05-14T09:31:00Z">
        <w:r w:rsidDel="00985E0A">
          <w:delText xml:space="preserve"> and negativity for CD8 and FOXP3</w:delText>
        </w:r>
      </w:del>
      <w:del w:id="294" w:author="Martin, Spencer [VCH]" w:date="2024-05-15T08:42:00Z">
        <w:r w:rsidDel="008C04FA">
          <w:delText xml:space="preserve">, </w:delText>
        </w:r>
      </w:del>
      <w:del w:id="295" w:author="Martin, Spencer [VCH]" w:date="2024-05-14T09:31:00Z">
        <w:r w:rsidDel="00985E0A">
          <w:delText xml:space="preserve">regulatory T cells by </w:delText>
        </w:r>
      </w:del>
      <w:del w:id="296" w:author="Martin, Spencer [VCH]" w:date="2024-05-15T08:42:00Z">
        <w:r w:rsidDel="008C04FA">
          <w:delText>CD3</w:delText>
        </w:r>
      </w:del>
      <w:del w:id="297" w:author="Martin, Spencer [VCH]" w:date="2024-05-14T09:31:00Z">
        <w:r w:rsidDel="00985E0A">
          <w:delText xml:space="preserve"> and FOXP3 positivity with CD8 negativity</w:delText>
        </w:r>
      </w:del>
      <w:del w:id="298" w:author="Martin, Spencer [VCH]" w:date="2024-05-15T08:42:00Z">
        <w:r w:rsidDel="008C04FA">
          <w:delText xml:space="preserve">, B cells </w:delText>
        </w:r>
      </w:del>
      <w:del w:id="299" w:author="Martin, Spencer [VCH]" w:date="2024-05-14T09:31:00Z">
        <w:r w:rsidDel="00985E0A">
          <w:delText xml:space="preserve">by positivity for both </w:delText>
        </w:r>
      </w:del>
      <w:del w:id="300" w:author="Martin, Spencer [VCH]" w:date="2024-05-15T08:42:00Z">
        <w:r w:rsidDel="008C04FA">
          <w:delText>CD20</w:delText>
        </w:r>
      </w:del>
      <w:del w:id="301" w:author="Martin, Spencer [VCH]" w:date="2024-05-14T09:31:00Z">
        <w:r w:rsidDel="00985E0A">
          <w:delText xml:space="preserve"> and</w:delText>
        </w:r>
      </w:del>
      <w:del w:id="302" w:author="Martin, Spencer [VCH]" w:date="2024-05-15T08:42:00Z">
        <w:r w:rsidDel="008C04FA">
          <w:delText xml:space="preserve"> CD79a, and plasma cells </w:delText>
        </w:r>
      </w:del>
      <w:del w:id="303" w:author="Martin, Spencer [VCH]" w:date="2024-05-14T09:31:00Z">
        <w:r w:rsidDel="00985E0A">
          <w:delText xml:space="preserve">by </w:delText>
        </w:r>
      </w:del>
      <w:del w:id="304" w:author="Martin, Spencer [VCH]" w:date="2024-05-15T08:42:00Z">
        <w:r w:rsidDel="008C04FA">
          <w:delText>CD79a</w:delText>
        </w:r>
      </w:del>
      <w:del w:id="305" w:author="Martin, Spencer [VCH]" w:date="2024-05-14T09:31:00Z">
        <w:r w:rsidDel="00985E0A">
          <w:delText xml:space="preserve"> positivity in the absence of CD20</w:delText>
        </w:r>
      </w:del>
      <w:del w:id="306" w:author="Martin, Spencer [VCH]" w:date="2024-05-15T08:42:00Z">
        <w:r w:rsidDel="008C04FA">
          <w:delText xml:space="preserve">. </w:delText>
        </w:r>
      </w:del>
      <w:del w:id="307" w:author="Martin, Spencer [VCH]" w:date="2024-05-14T09:32:00Z">
        <w:r w:rsidDel="00985E0A">
          <w:delText xml:space="preserve">Cells were classified according to cytoplasmic and/or nuclear positivity for each marker. </w:delText>
        </w:r>
      </w:del>
      <w:del w:id="308" w:author="Martin, Spencer [VCH]" w:date="2024-05-14T09:35:00Z">
        <w:r w:rsidDel="00985E0A">
          <w:delText>E</w:delText>
        </w:r>
      </w:del>
      <w:del w:id="309" w:author="Martin, Spencer [VCH]" w:date="2024-05-15T08:42:00Z">
        <w:r w:rsidDel="008C04FA">
          <w:delText>ach phenotype was scored independently by 3 algorithms</w:delText>
        </w:r>
      </w:del>
      <w:ins w:id="310" w:author="Martin, Spencer [VCH]" w:date="2024-05-14T09:53:00Z">
        <w:r w:rsidR="00C83D39">
          <w:t>Intraepithelial area that was negat</w:t>
        </w:r>
      </w:ins>
      <w:ins w:id="311" w:author="Martin, Spencer [VCH]" w:date="2024-05-14T09:54:00Z">
        <w:r w:rsidR="00C83D39">
          <w:t xml:space="preserve">ive for </w:t>
        </w:r>
      </w:ins>
      <w:ins w:id="312" w:author="Martin, Spencer [VCH]" w:date="2024-05-15T08:56:00Z">
        <w:r w:rsidR="003B3EA7">
          <w:t>CD68 and CD8</w:t>
        </w:r>
      </w:ins>
      <w:ins w:id="313" w:author="Martin, Spencer [VCH]" w:date="2024-05-14T09:54:00Z">
        <w:r w:rsidR="00C83D39">
          <w:t xml:space="preserve"> was </w:t>
        </w:r>
      </w:ins>
      <w:ins w:id="314" w:author="Martin, Spencer [VCH]" w:date="2024-05-15T08:56:00Z">
        <w:r w:rsidR="003B3EA7">
          <w:t>approximated as</w:t>
        </w:r>
      </w:ins>
      <w:ins w:id="315" w:author="Martin, Spencer [VCH]" w:date="2024-05-14T09:54:00Z">
        <w:r w:rsidR="00C83D39">
          <w:t xml:space="preserve"> tumor cell</w:t>
        </w:r>
      </w:ins>
      <w:ins w:id="316" w:author="Martin, Spencer [VCH]" w:date="2024-05-15T08:43:00Z">
        <w:r w:rsidR="008C04FA">
          <w:t xml:space="preserve"> area</w:t>
        </w:r>
      </w:ins>
      <w:ins w:id="317" w:author="Martin, Spencer [VCH]" w:date="2024-05-14T09:54:00Z">
        <w:r w:rsidR="00C83D39">
          <w:t xml:space="preserve">. </w:t>
        </w:r>
      </w:ins>
      <w:del w:id="318" w:author="Martin, Spencer [VCH]" w:date="2024-05-14T09:36:00Z">
        <w:r w:rsidDel="00985E0A">
          <w:delText>, and a</w:delText>
        </w:r>
      </w:del>
      <w:del w:id="319" w:author="Martin, Spencer [VCH]" w:date="2024-05-15T08:43:00Z">
        <w:r w:rsidDel="008C04FA">
          <w:delText xml:space="preserve">verages across all algorithms were calcualted </w:delText>
        </w:r>
      </w:del>
      <w:del w:id="320" w:author="Martin, Spencer [VCH]" w:date="2024-05-14T09:36:00Z">
        <w:r w:rsidDel="00985E0A">
          <w:delText>separately for epithelial and stromal regions. S</w:delText>
        </w:r>
      </w:del>
      <w:del w:id="321" w:author="Martin, Spencer [VCH]" w:date="2024-05-15T08:43:00Z">
        <w:r w:rsidDel="008C04FA">
          <w:delText xml:space="preserve">tandard </w:delText>
        </w:r>
        <w:commentRangeStart w:id="322"/>
        <w:r w:rsidDel="008C04FA">
          <w:delText xml:space="preserve">deviations across algorithms of &gt;5 were flagged for manual review by </w:delText>
        </w:r>
      </w:del>
      <w:del w:id="323" w:author="Martin, Spencer [VCH]" w:date="2024-05-14T09:37:00Z">
        <w:r w:rsidDel="00D0351C">
          <w:delText xml:space="preserve">a technologist and </w:delText>
        </w:r>
      </w:del>
      <w:del w:id="324" w:author="Martin, Spencer [VCH]" w:date="2024-05-15T08:43:00Z">
        <w:r w:rsidDel="008C04FA">
          <w:delText xml:space="preserve">pathology resident </w:delText>
        </w:r>
      </w:del>
      <w:del w:id="325" w:author="Martin, Spencer [VCH]" w:date="2024-05-14T09:37:00Z">
        <w:r w:rsidDel="00D0351C">
          <w:delText>(SM)</w:delText>
        </w:r>
      </w:del>
      <w:del w:id="326" w:author="Martin, Spencer [VCH]" w:date="2024-05-15T08:43:00Z">
        <w:r w:rsidDel="008C04FA">
          <w:delText xml:space="preserve">. </w:delText>
        </w:r>
      </w:del>
      <w:commentRangeEnd w:id="322"/>
      <w:r w:rsidR="00364138">
        <w:rPr>
          <w:rStyle w:val="CommentReference"/>
        </w:rPr>
        <w:commentReference w:id="322"/>
      </w:r>
      <w:r>
        <w:t xml:space="preserve">All immune cells touching tumor cells were considered </w:t>
      </w:r>
      <w:ins w:id="327" w:author="Martin, Spencer [VCH]" w:date="2024-05-15T08:56:00Z">
        <w:r w:rsidR="00364138">
          <w:t>intra</w:t>
        </w:r>
      </w:ins>
      <w:r>
        <w:t>epithelial.</w:t>
      </w:r>
      <w:ins w:id="328" w:author="Martin, Spencer [VCH]" w:date="2024-05-14T10:01:00Z">
        <w:r w:rsidR="002E6C84">
          <w:t xml:space="preserve"> </w:t>
        </w:r>
      </w:ins>
    </w:p>
    <w:p w14:paraId="35FACFCF" w14:textId="77777777" w:rsidR="00B81EB2" w:rsidRDefault="00ED3545">
      <w:pPr>
        <w:pStyle w:val="Heading4"/>
      </w:pPr>
      <w:bookmarkStart w:id="329" w:name="mixture-modeling-of-cell-counts"/>
      <w:bookmarkEnd w:id="235"/>
      <w:commentRangeStart w:id="330"/>
      <w:r>
        <w:t>2.3.2 Mixture modeling of cell counts</w:t>
      </w:r>
      <w:commentRangeEnd w:id="330"/>
      <w:r w:rsidR="003B3EA7">
        <w:rPr>
          <w:rStyle w:val="CommentReference"/>
          <w:rFonts w:asciiTheme="minorHAnsi" w:eastAsiaTheme="minorHAnsi" w:hAnsiTheme="minorHAnsi" w:cstheme="minorBidi"/>
          <w:bCs w:val="0"/>
          <w:i w:val="0"/>
          <w:color w:val="auto"/>
        </w:rPr>
        <w:commentReference w:id="330"/>
      </w:r>
    </w:p>
    <w:p w14:paraId="720302FA" w14:textId="77777777" w:rsidR="00B81EB2" w:rsidRDefault="00ED3545">
      <w:pPr>
        <w:pStyle w:val="FirstParagraph"/>
      </w:pPr>
      <w:r>
        <w:t xml:space="preserve">TIL count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sub>
        </m:sSub>
      </m:oMath>
      <w:r>
        <w:t xml:space="preserve"> for a given core </w:t>
      </w:r>
      <m:oMath>
        <m:r>
          <w:rPr>
            <w:rFonts w:ascii="Cambria Math" w:hAnsi="Cambria Math"/>
          </w:rPr>
          <m:t>i</m:t>
        </m:r>
      </m:oMath>
      <w:r>
        <w:t xml:space="preserve">, cell type </w:t>
      </w:r>
      <m:oMath>
        <m:r>
          <w:rPr>
            <w:rFonts w:ascii="Cambria Math" w:hAnsi="Cambria Math"/>
          </w:rPr>
          <m:t>t</m:t>
        </m:r>
      </m:oMath>
      <w:r>
        <w:t xml:space="preserve">, and region (tumour/stroma) </w:t>
      </w:r>
      <m:oMath>
        <m:r>
          <w:rPr>
            <w:rFonts w:ascii="Cambria Math" w:hAnsi="Cambria Math"/>
          </w:rPr>
          <m:t>r</m:t>
        </m:r>
      </m:oMath>
      <w:r>
        <w:t xml:space="preserve"> were described as follows:</w:t>
      </w:r>
    </w:p>
    <w:p w14:paraId="7896154C" w14:textId="77777777" w:rsidR="00B81EB2"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r>
            <m:rPr>
              <m:scr m:val="script"/>
              <m:sty m:val="p"/>
            </m:rPr>
            <w:rPr>
              <w:rFonts w:ascii="Cambria Math" w:hAnsi="Cambria Math"/>
            </w:rPr>
            <m:t>∼NB</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e>
          </m:d>
        </m:oMath>
      </m:oMathPara>
    </w:p>
    <w:p w14:paraId="30BBF4C7" w14:textId="77777777" w:rsidR="00B81EB2" w:rsidRDefault="00ED3545">
      <w:pPr>
        <w:pStyle w:val="FirstParagraph"/>
      </w:pPr>
      <w:r>
        <w:t xml:space="preserve">where the mean </w:t>
      </w:r>
      <m:oMath>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oMath>
      <w:r>
        <w:t xml:space="preserve"> follows:</w:t>
      </w:r>
    </w:p>
    <w:p w14:paraId="35AA4CFC" w14:textId="77777777" w:rsidR="00B81EB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e>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e>
            </m:mr>
            <m:mr>
              <m:e>
                <m:sSub>
                  <m:sSubPr>
                    <m:ctrlPr>
                      <w:rPr>
                        <w:rFonts w:ascii="Cambria Math" w:hAnsi="Cambria Math"/>
                      </w:rPr>
                    </m:ctrlPr>
                  </m:sSubPr>
                  <m:e>
                    <m:r>
                      <w:rPr>
                        <w:rFonts w:ascii="Cambria Math" w:hAnsi="Cambria Math"/>
                      </w:rPr>
                      <m:t>z</m:t>
                    </m:r>
                  </m:e>
                  <m:sub>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e>
              <m:e>
                <m:r>
                  <m:rPr>
                    <m:scr m:val="script"/>
                    <m:sty m:val="p"/>
                  </m:rPr>
                  <w:rPr>
                    <w:rFonts w:ascii="Cambria Math" w:hAnsi="Cambria Math"/>
                  </w:rPr>
                  <m:t>∼Gamma</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w:rPr>
                            <w:rFonts w:ascii="Cambria Math" w:hAnsi="Cambria Math"/>
                          </w:rPr>
                          <m:t>t</m:t>
                        </m:r>
                        <m:r>
                          <m:rPr>
                            <m:sty m:val="p"/>
                          </m:rPr>
                          <w:rPr>
                            <w:rFonts w:ascii="Cambria Math" w:hAnsi="Cambria Math"/>
                          </w:rPr>
                          <m:t>,</m:t>
                        </m:r>
                        <m:r>
                          <w:rPr>
                            <w:rFonts w:ascii="Cambria Math" w:hAnsi="Cambria Math"/>
                          </w:rPr>
                          <m:t>r</m:t>
                        </m:r>
                      </m:sub>
                    </m:sSub>
                    <m:r>
                      <m:rPr>
                        <m:sty m:val="p"/>
                      </m:rPr>
                      <w:rPr>
                        <w:rFonts w:ascii="Cambria Math" w:hAnsi="Cambria Math"/>
                      </w:rPr>
                      <m:t>,</m:t>
                    </m:r>
                    <m:r>
                      <w:rPr>
                        <w:rFonts w:ascii="Cambria Math" w:hAnsi="Cambria Math"/>
                      </w:rPr>
                      <m:t>100</m:t>
                    </m:r>
                  </m:e>
                </m:d>
              </m:e>
            </m:mr>
          </m:m>
        </m:oMath>
      </m:oMathPara>
    </w:p>
    <w:p w14:paraId="61583F74" w14:textId="77777777" w:rsidR="00B81EB2" w:rsidRDefault="00ED3545">
      <w:pPr>
        <w:pStyle w:val="FirstParagraph"/>
      </w:pPr>
      <w:r>
        <w:t xml:space="preserve">where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is the inferred cluster of core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r</m:t>
            </m:r>
          </m:sub>
        </m:sSub>
      </m:oMath>
      <w:r>
        <w:t xml:space="preserve"> is the area of region </w:t>
      </w:r>
      <m:oMath>
        <m:r>
          <w:rPr>
            <w:rFonts w:ascii="Cambria Math" w:hAnsi="Cambria Math"/>
          </w:rPr>
          <m:t>r</m:t>
        </m:r>
      </m:oMath>
      <w:r>
        <w:t xml:space="preserve"> in core </w:t>
      </w:r>
      <m:oMath>
        <m:r>
          <w:rPr>
            <w:rFonts w:ascii="Cambria Math" w:hAnsi="Cambria Math"/>
          </w:rPr>
          <m:t>i</m:t>
        </m:r>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w:rPr>
                <w:rFonts w:ascii="Cambria Math" w:hAnsi="Cambria Math"/>
              </w:rPr>
              <m:t>t</m:t>
            </m:r>
            <m:r>
              <m:rPr>
                <m:sty m:val="p"/>
              </m:rPr>
              <w:rPr>
                <w:rFonts w:ascii="Cambria Math" w:hAnsi="Cambria Math"/>
              </w:rPr>
              <m:t>,</m:t>
            </m:r>
            <m:r>
              <w:rPr>
                <w:rFonts w:ascii="Cambria Math" w:hAnsi="Cambria Math"/>
              </w:rPr>
              <m:t>r</m:t>
            </m:r>
          </m:sub>
        </m:sSub>
      </m:oMath>
      <w:r>
        <w:t xml:space="preserve"> is the mean density (count divided by area) value across all cores </w:t>
      </w:r>
      <m:oMath>
        <m:r>
          <w:rPr>
            <w:rFonts w:ascii="Cambria Math" w:hAnsi="Cambria Math"/>
          </w:rPr>
          <m:t>i</m:t>
        </m:r>
      </m:oMath>
      <w:r>
        <w:t>. The Gamma distribution was parametrized in terms of a mean and scale parameter, with the scale parameter set to 100 to allow for a fairly uninformed prior.</w:t>
      </w:r>
    </w:p>
    <w:p w14:paraId="1187322A" w14:textId="77777777" w:rsidR="00B81EB2" w:rsidRDefault="00ED3545">
      <w:pPr>
        <w:pStyle w:val="BodyText"/>
      </w:pPr>
      <w:r>
        <w:t xml:space="preserve">To reduce the dimensionality of the parameter space, the dispersion parameter </w:t>
      </w:r>
      <m:oMath>
        <m:sSub>
          <m:sSubPr>
            <m:ctrlPr>
              <w:rPr>
                <w:rFonts w:ascii="Cambria Math" w:hAnsi="Cambria Math"/>
              </w:rPr>
            </m:ctrlPr>
          </m:sSubPr>
          <m:e>
            <m:r>
              <w:rPr>
                <w:rFonts w:ascii="Cambria Math" w:hAnsi="Cambria Math"/>
              </w:rPr>
              <m:t>α</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oMath>
      <w:r>
        <w:t xml:space="preserve"> was formulated semi-parametrically in terms of a set of Gaussian radial-basis kernels with parameters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for a specified number of centers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k</m:t>
            </m:r>
          </m:sub>
        </m:sSub>
      </m:oMath>
      <w:r>
        <w:t xml:space="preserve"> uniformly distributed between 0 and the maximum number of counts (Kapourani and Sanguinetti 2016; A. W. Zhang et al. 2019), with the default number of centers set equal to 20:</w:t>
      </w:r>
    </w:p>
    <w:p w14:paraId="0A9C33C0" w14:textId="77777777" w:rsidR="00B81EB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α</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e>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k</m:t>
                        </m:r>
                      </m:sub>
                    </m:sSub>
                  </m:e>
                </m:nary>
                <m:r>
                  <m:rPr>
                    <m:sty m:val="p"/>
                  </m:rPr>
                  <w:rPr>
                    <w:rFonts w:ascii="Cambria Math" w:hAnsi="Cambria Math"/>
                  </w:rPr>
                  <m:t>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k</m:t>
                                </m:r>
                              </m:sub>
                            </m:sSub>
                          </m:e>
                        </m:d>
                      </m:e>
                      <m:sup>
                        <m:r>
                          <w:rPr>
                            <w:rFonts w:ascii="Cambria Math" w:hAnsi="Cambria Math"/>
                          </w:rPr>
                          <m:t>2</m:t>
                        </m:r>
                      </m:sup>
                    </m:sSup>
                  </m:e>
                </m:d>
              </m:e>
            </m:mr>
            <m:mr>
              <m:e>
                <m:sSub>
                  <m:sSubPr>
                    <m:ctrlPr>
                      <w:rPr>
                        <w:rFonts w:ascii="Cambria Math" w:hAnsi="Cambria Math"/>
                      </w:rPr>
                    </m:ctrlPr>
                  </m:sSubPr>
                  <m:e>
                    <m:r>
                      <w:rPr>
                        <w:rFonts w:ascii="Cambria Math" w:hAnsi="Cambria Math"/>
                      </w:rPr>
                      <m:t>a</m:t>
                    </m:r>
                  </m:e>
                  <m:sub>
                    <m:r>
                      <w:rPr>
                        <w:rFonts w:ascii="Cambria Math" w:hAnsi="Cambria Math"/>
                      </w:rPr>
                      <m:t>k</m:t>
                    </m:r>
                  </m:sub>
                </m:sSub>
              </m:e>
              <m:e>
                <m:r>
                  <m:rPr>
                    <m:scr m:val="script"/>
                    <m:sty m:val="p"/>
                  </m:rPr>
                  <w:rPr>
                    <w:rFonts w:ascii="Cambria Math" w:hAnsi="Cambria Math"/>
                  </w:rPr>
                  <m:t>∼Lognormal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mr>
            <m:mr>
              <m:e>
                <m:sSub>
                  <m:sSubPr>
                    <m:ctrlPr>
                      <w:rPr>
                        <w:rFonts w:ascii="Cambria Math" w:hAnsi="Cambria Math"/>
                      </w:rPr>
                    </m:ctrlPr>
                  </m:sSubPr>
                  <m:e>
                    <m:r>
                      <w:rPr>
                        <w:rFonts w:ascii="Cambria Math" w:hAnsi="Cambria Math"/>
                      </w:rPr>
                      <m:t>b</m:t>
                    </m:r>
                  </m:e>
                  <m:sub>
                    <m:r>
                      <w:rPr>
                        <w:rFonts w:ascii="Cambria Math" w:hAnsi="Cambria Math"/>
                      </w:rPr>
                      <m:t>k</m:t>
                    </m:r>
                  </m:sub>
                </m:sSub>
              </m:e>
              <m:e>
                <m:r>
                  <m:rPr>
                    <m:scr m:val="script"/>
                    <m:sty m:val="p"/>
                  </m:rPr>
                  <w:rPr>
                    <w:rFonts w:ascii="Cambria Math" w:hAnsi="Cambria Math"/>
                  </w:rPr>
                  <m:t>∼Lognormal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mr>
          </m:m>
        </m:oMath>
      </m:oMathPara>
    </w:p>
    <w:p w14:paraId="257A12F6" w14:textId="77777777" w:rsidR="00B81EB2" w:rsidRDefault="00ED3545">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follow relatively agnostic lognormal priors as above.</w:t>
      </w:r>
    </w:p>
    <w:p w14:paraId="57362269" w14:textId="77777777" w:rsidR="00B81EB2" w:rsidRDefault="00ED3545">
      <w:pPr>
        <w:pStyle w:val="BodyText"/>
      </w:pPr>
      <w:r>
        <w:rPr>
          <w:noProof/>
        </w:rPr>
        <w:lastRenderedPageBreak/>
        <w:drawing>
          <wp:inline distT="0" distB="0" distL="0" distR="0" wp14:anchorId="0D8AF25B" wp14:editId="26803812">
            <wp:extent cx="1348663" cy="18104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ndex_files/figure-docx/suppfig-bayesian-model-1.png"/>
                    <pic:cNvPicPr>
                      <a:picLocks noChangeAspect="1" noChangeArrowheads="1"/>
                    </pic:cNvPicPr>
                  </pic:nvPicPr>
                  <pic:blipFill>
                    <a:blip r:embed="rId12"/>
                    <a:stretch>
                      <a:fillRect/>
                    </a:stretch>
                  </pic:blipFill>
                  <pic:spPr bwMode="auto">
                    <a:xfrm>
                      <a:off x="0" y="0"/>
                      <a:ext cx="1348663" cy="1810450"/>
                    </a:xfrm>
                    <a:prstGeom prst="rect">
                      <a:avLst/>
                    </a:prstGeom>
                    <a:noFill/>
                    <a:ln w="9525">
                      <a:noFill/>
                      <a:headEnd/>
                      <a:tailEnd/>
                    </a:ln>
                  </pic:spPr>
                </pic:pic>
              </a:graphicData>
            </a:graphic>
          </wp:inline>
        </w:drawing>
      </w:r>
    </w:p>
    <w:p w14:paraId="52D2F514" w14:textId="42D97371" w:rsidR="00B81EB2" w:rsidRDefault="00ED3545">
      <w:pPr>
        <w:pStyle w:val="BodyText"/>
      </w:pPr>
      <w:r>
        <w:rPr>
          <w:vertAlign w:val="subscript"/>
        </w:rPr>
        <w:t xml:space="preserve">Source: </w:t>
      </w:r>
      <w:del w:id="331" w:author="Martin, Spencer [VCH]" w:date="2024-05-15T08:52:00Z">
        <w:r w:rsidR="00D3361B" w:rsidDel="003B3EA7">
          <w:fldChar w:fldCharType="begin"/>
        </w:r>
        <w:r w:rsidR="00D3361B" w:rsidDel="003B3EA7">
          <w:delInstrText>HYPERLINK "https://Irrationone.github.io/tfri_halo/index.qmd.html" \h</w:delInstrText>
        </w:r>
        <w:r w:rsidR="00D3361B" w:rsidDel="003B3EA7">
          <w:fldChar w:fldCharType="separate"/>
        </w:r>
        <w:r w:rsidDel="003B3EA7">
          <w:rPr>
            <w:rStyle w:val="Hyperlink"/>
            <w:vertAlign w:val="subscript"/>
          </w:rPr>
          <w:delText>Article Notebook</w:delText>
        </w:r>
        <w:r w:rsidR="00D3361B" w:rsidDel="003B3EA7">
          <w:rPr>
            <w:rStyle w:val="Hyperlink"/>
            <w:vertAlign w:val="subscript"/>
          </w:rPr>
          <w:fldChar w:fldCharType="end"/>
        </w:r>
      </w:del>
    </w:p>
    <w:p w14:paraId="0210DF6E" w14:textId="77777777" w:rsidR="00B81EB2" w:rsidRDefault="00ED3545">
      <w:pPr>
        <w:pStyle w:val="BodyText"/>
      </w:pPr>
      <w:r>
        <w:t xml:space="preserve">Inference was performed in pymc v5.9.1 (Abril-Pla et al. 2023). To determine the optimal number of clusters </w:t>
      </w:r>
      <m:oMath>
        <m:d>
          <m:dPr>
            <m:begChr m:val="|"/>
            <m:endChr m:val="|"/>
            <m:ctrlPr>
              <w:rPr>
                <w:rFonts w:ascii="Cambria Math" w:hAnsi="Cambria Math"/>
              </w:rPr>
            </m:ctrlPr>
          </m:dPr>
          <m:e>
            <m:r>
              <w:rPr>
                <w:rFonts w:ascii="Cambria Math" w:hAnsi="Cambria Math"/>
              </w:rPr>
              <m:t>C</m:t>
            </m:r>
          </m:e>
        </m:d>
      </m:oMath>
      <w:r>
        <w:t xml:space="preserve">, a Dirichlet process prior was first fitted to a version of the model marginalized over cluster membership </w:t>
      </w:r>
      <m:oMath>
        <m:r>
          <w:rPr>
            <w:rFonts w:ascii="Cambria Math" w:hAnsi="Cambria Math"/>
          </w:rPr>
          <m:t>z</m:t>
        </m:r>
      </m:oMath>
      <w:r>
        <w:t>. At a minimum threshold of 0.05 for cluster proportion, two clusters with proportions of at least 0.05 were inferred (first cluster with mean proportion 0.588, 95% CI 0.512-0.656; second cluster with mean proportion 0.347, 95% CI 0.289-0.407). The lower bound of the 95% CI for the third most prevalent cluster was 0.004 (equivalent to 1 out of the 256 input samples), supporting the presence of only 2 clusters. Thus, the model was fitted with 2 clusters (</w:t>
      </w:r>
      <m:oMath>
        <m:d>
          <m:dPr>
            <m:begChr m:val="|"/>
            <m:endChr m:val="|"/>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2</m:t>
        </m:r>
      </m:oMath>
      <w:r>
        <w:t xml:space="preserve">) to sample cluster membership </w:t>
      </w:r>
      <m:oMath>
        <m:r>
          <w:rPr>
            <w:rFonts w:ascii="Cambria Math" w:hAnsi="Cambria Math"/>
          </w:rPr>
          <m:t>z</m:t>
        </m:r>
      </m:oMath>
      <w:r>
        <w:t>.</w:t>
      </w:r>
    </w:p>
    <w:p w14:paraId="5C58264C" w14:textId="77777777" w:rsidR="00B81EB2" w:rsidRDefault="00ED3545">
      <w:pPr>
        <w:pStyle w:val="Heading4"/>
      </w:pPr>
      <w:bookmarkStart w:id="332" w:name="X06a2509897529b03b7d30ef685106c37c6d032e"/>
      <w:bookmarkEnd w:id="329"/>
      <w:r>
        <w:t>2.3.3 Shallow whole-genome copy number analysis</w:t>
      </w:r>
    </w:p>
    <w:p w14:paraId="3CC21950" w14:textId="77777777" w:rsidR="00B81EB2" w:rsidRDefault="00ED3545">
      <w:pPr>
        <w:pStyle w:val="FirstParagraph"/>
      </w:pPr>
      <w:commentRangeStart w:id="333"/>
      <w:commentRangeStart w:id="334"/>
      <w:r>
        <w:t>TODO</w:t>
      </w:r>
      <w:commentRangeEnd w:id="333"/>
      <w:r w:rsidR="003B3EA7">
        <w:rPr>
          <w:rStyle w:val="CommentReference"/>
        </w:rPr>
        <w:commentReference w:id="333"/>
      </w:r>
      <w:commentRangeEnd w:id="334"/>
      <w:r w:rsidR="009454C5">
        <w:rPr>
          <w:rStyle w:val="CommentReference"/>
        </w:rPr>
        <w:commentReference w:id="334"/>
      </w:r>
      <w:r>
        <w:t>. In short, sWGS signatures taken from CITE paper, and copy number results for HER2 derived from …</w:t>
      </w:r>
    </w:p>
    <w:p w14:paraId="7D51EB86" w14:textId="77777777" w:rsidR="00B81EB2" w:rsidRDefault="00ED3545">
      <w:pPr>
        <w:pStyle w:val="Heading4"/>
      </w:pPr>
      <w:bookmarkStart w:id="335" w:name="statistical-analysis"/>
      <w:bookmarkEnd w:id="332"/>
      <w:r>
        <w:t>2.3.4 Statistical analysis</w:t>
      </w:r>
    </w:p>
    <w:p w14:paraId="4AC56F3C" w14:textId="77777777" w:rsidR="00B81EB2" w:rsidRDefault="00ED3545">
      <w:pPr>
        <w:pStyle w:val="FirstParagraph"/>
      </w:pPr>
      <w:r>
        <w:t xml:space="preserve">All statistical analysis was performed in R (v4.3.2). The Mann-Whitney U test was used to evaluate significance in two-way comparisons. Comparisons for categorical count data were evaluated for significance with Fisher’s exact test. Multiple testing correction was performed with the Holm method. Statistically significant results were considered those with </w:t>
      </w:r>
      <w:r>
        <w:rPr>
          <w:i/>
          <w:iCs/>
        </w:rPr>
        <w:t>P</w:t>
      </w:r>
      <w:r>
        <w:t xml:space="preserve"> &lt; 0.05.</w:t>
      </w:r>
    </w:p>
    <w:p w14:paraId="13493EDF" w14:textId="77777777" w:rsidR="00B81EB2" w:rsidRDefault="00ED3545">
      <w:pPr>
        <w:pStyle w:val="BodyText"/>
      </w:pPr>
      <w:r>
        <w:t xml:space="preserve">P values for Kaplan-Meier analyses were computed with log-rank tests. Cox proportional hazards analysis was performed in R with the survival package (v3.5-7). Proportional hazards assumptions were evaluated with weighted Schoenfeld residuals (Grambsch and Therneau 1994). Posterior distribution samples were used to calculate confidence intervals and </w:t>
      </w:r>
      <w:r>
        <w:rPr>
          <w:i/>
          <w:iCs/>
        </w:rPr>
        <w:t>P</w:t>
      </w:r>
      <w:r>
        <w:t xml:space="preserve"> values.</w:t>
      </w:r>
    </w:p>
    <w:p w14:paraId="7BFD9DF7" w14:textId="77777777" w:rsidR="00B81EB2" w:rsidRDefault="00ED3545">
      <w:pPr>
        <w:pStyle w:val="Heading4"/>
      </w:pPr>
      <w:bookmarkStart w:id="336" w:name="code-availability"/>
      <w:bookmarkEnd w:id="335"/>
      <w:r>
        <w:t>2.3.5 Code availability</w:t>
      </w:r>
    </w:p>
    <w:p w14:paraId="4BA20C55" w14:textId="77777777" w:rsidR="00B81EB2" w:rsidRDefault="00ED3545">
      <w:pPr>
        <w:pStyle w:val="FirstParagraph"/>
      </w:pPr>
      <w:r>
        <w:t xml:space="preserve">Code associated with this project is publicly available at </w:t>
      </w:r>
      <w:hyperlink r:id="rId13">
        <w:r>
          <w:rPr>
            <w:rStyle w:val="Hyperlink"/>
          </w:rPr>
          <w:t>https://github.com/Irrationone/tfri_halo</w:t>
        </w:r>
      </w:hyperlink>
      <w:r>
        <w:t>.</w:t>
      </w:r>
    </w:p>
    <w:p w14:paraId="22BFFF9C" w14:textId="77777777" w:rsidR="00B81EB2" w:rsidRDefault="00ED3545">
      <w:pPr>
        <w:pStyle w:val="Heading2"/>
      </w:pPr>
      <w:bookmarkStart w:id="337" w:name="sec-results"/>
      <w:bookmarkEnd w:id="219"/>
      <w:bookmarkEnd w:id="234"/>
      <w:bookmarkEnd w:id="336"/>
      <w:r>
        <w:lastRenderedPageBreak/>
        <w:t>3 Results</w:t>
      </w:r>
    </w:p>
    <w:p w14:paraId="3ABDB846" w14:textId="77777777" w:rsidR="00B81EB2" w:rsidRDefault="00ED3545">
      <w:pPr>
        <w:pStyle w:val="Heading3"/>
      </w:pPr>
      <w:bookmarkStart w:id="338" w:name="cohort"/>
      <w:r>
        <w:t>3.1 Cohort</w:t>
      </w:r>
    </w:p>
    <w:p w14:paraId="1B531C8A" w14:textId="6294DF38" w:rsidR="00B81EB2" w:rsidRDefault="00ED3545">
      <w:pPr>
        <w:pStyle w:val="FirstParagraph"/>
      </w:pPr>
      <w:r>
        <w:t>We assembled a cohort of 256 treatment-naive p53abn endometrial carcinomas diagnosed between XXXX and XXXX (</w:t>
      </w:r>
      <w:hyperlink w:anchor="tbl-cohort-overview">
        <w:r>
          <w:rPr>
            <w:rStyle w:val="Hyperlink"/>
          </w:rPr>
          <w:t>Table 1</w:t>
        </w:r>
      </w:hyperlink>
      <w:r>
        <w:t xml:space="preserve">, OTHER REF) (Aline Talhouk et al. 2019). </w:t>
      </w:r>
      <w:del w:id="339" w:author="Martin, Spencer [VCH]" w:date="2024-05-15T08:58:00Z">
        <w:r w:rsidDel="00364138">
          <w:delText xml:space="preserve">All cancers were classified according to ProMisE (A. Talhouk et al. 2015) by p53 and MMR immunohistochemistry in addition to next-generation sequencing for POLE and p53 </w:delText>
        </w:r>
        <w:commentRangeStart w:id="340"/>
        <w:r w:rsidDel="00364138">
          <w:delText>mutations</w:delText>
        </w:r>
      </w:del>
      <w:commentRangeEnd w:id="340"/>
      <w:r w:rsidR="00364138">
        <w:rPr>
          <w:rStyle w:val="CommentReference"/>
        </w:rPr>
        <w:commentReference w:id="340"/>
      </w:r>
      <w:del w:id="341" w:author="Martin, Spencer [VCH]" w:date="2024-05-15T08:58:00Z">
        <w:r w:rsidDel="00364138">
          <w:delText xml:space="preserve">. </w:delText>
        </w:r>
      </w:del>
      <w:r>
        <w:t xml:space="preserve">Histotypes </w:t>
      </w:r>
      <w:ins w:id="342" w:author="Martin, Spencer [VCH]" w:date="2024-05-15T09:00:00Z">
        <w:r w:rsidR="00364138">
          <w:t xml:space="preserve">of p53abn tumors </w:t>
        </w:r>
      </w:ins>
      <w:r>
        <w:t>included were serous (n=136), endometrioid (n=52), carcinosarcoma (n=31), clear cell (n=15), mixed (n=17), undifferentiated/dedifferentiated (n=2) and other (n=3). All patients received treatment in accordance with standard-of-care at the time of diagnosis, with most patients receiving adjuvant chemotherapy and a smaller proportion receiving adjuvant brachytherapy or radiotherapy (</w:t>
      </w:r>
      <w:hyperlink w:anchor="tbl-cohort-overview">
        <w:r>
          <w:rPr>
            <w:rStyle w:val="Hyperlink"/>
          </w:rPr>
          <w:t>Table 1</w:t>
        </w:r>
      </w:hyperlink>
      <w:r>
        <w:t>). No patients received immunotherapy</w:t>
      </w:r>
      <w:ins w:id="343" w:author="Martin, Spencer [VCH]" w:date="2024-04-15T11:25:00Z">
        <w:r w:rsidR="009C7A4D">
          <w:t xml:space="preserve"> or </w:t>
        </w:r>
        <w:r w:rsidR="009C7A4D" w:rsidRPr="009C7A4D">
          <w:t>neoadjuvant chemotherapy</w:t>
        </w:r>
      </w:ins>
      <w:r>
        <w:t>.</w:t>
      </w:r>
    </w:p>
    <w:tbl>
      <w:tblPr>
        <w:tblStyle w:val="Table"/>
        <w:tblW w:w="5000" w:type="pct"/>
        <w:tblLayout w:type="fixed"/>
        <w:tblLook w:val="0000" w:firstRow="0" w:lastRow="0" w:firstColumn="0" w:lastColumn="0" w:noHBand="0" w:noVBand="0"/>
      </w:tblPr>
      <w:tblGrid>
        <w:gridCol w:w="9360"/>
      </w:tblGrid>
      <w:tr w:rsidR="00B81EB2" w14:paraId="45F00F5F" w14:textId="77777777">
        <w:tc>
          <w:tcPr>
            <w:tcW w:w="7920" w:type="dxa"/>
          </w:tcPr>
          <w:p w14:paraId="5E7A9C11" w14:textId="77777777" w:rsidR="00B81EB2" w:rsidRDefault="00ED3545">
            <w:pPr>
              <w:pStyle w:val="ImageCaption"/>
              <w:spacing w:before="200"/>
            </w:pPr>
            <w:bookmarkStart w:id="344" w:name="tbl-cohort-overview"/>
            <w:r>
              <w:t>Table 1: Cohort statistics</w:t>
            </w:r>
          </w:p>
          <w:tbl>
            <w:tblPr>
              <w:tblStyle w:val="Table"/>
              <w:tblW w:w="5000" w:type="pct"/>
              <w:tblLayout w:type="fixed"/>
              <w:tblLook w:val="0000" w:firstRow="0" w:lastRow="0" w:firstColumn="0" w:lastColumn="0" w:noHBand="0" w:noVBand="0"/>
            </w:tblPr>
            <w:tblGrid>
              <w:gridCol w:w="9144"/>
            </w:tblGrid>
            <w:tr w:rsidR="00B81EB2" w14:paraId="715056C7" w14:textId="77777777">
              <w:tc>
                <w:tcPr>
                  <w:tcW w:w="7920" w:type="dxa"/>
                </w:tcPr>
                <w:p w14:paraId="20C23263" w14:textId="77777777" w:rsidR="00B81EB2" w:rsidRDefault="00ED3545">
                  <w:pPr>
                    <w:pStyle w:val="ImageCaption"/>
                    <w:spacing w:before="200"/>
                  </w:pPr>
                  <w:bookmarkStart w:id="345" w:name="tbl-cohort-overview-1"/>
                  <w:r>
                    <w:t>(a)</w:t>
                  </w:r>
                </w:p>
                <w:p w14:paraId="5513BD41" w14:textId="77777777" w:rsidR="00B81EB2" w:rsidRDefault="00ED3545">
                  <w:pPr>
                    <w:pStyle w:val="Compact"/>
                    <w:jc w:val="center"/>
                  </w:pPr>
                  <w:commentRangeStart w:id="346"/>
                  <w:commentRangeStart w:id="347"/>
                  <w:r>
                    <w:rPr>
                      <w:noProof/>
                    </w:rPr>
                    <w:lastRenderedPageBreak/>
                    <w:drawing>
                      <wp:inline distT="0" distB="0" distL="0" distR="0" wp14:anchorId="1FF3C80F" wp14:editId="664E9FCB">
                        <wp:extent cx="4121692" cy="864774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ndex_files/figure-docx/notebooks-cohort_analysis-tbl-cohort-overview-output-1.png"/>
                                <pic:cNvPicPr>
                                  <a:picLocks noChangeAspect="1" noChangeArrowheads="1"/>
                                </pic:cNvPicPr>
                              </pic:nvPicPr>
                              <pic:blipFill>
                                <a:blip r:embed="rId14"/>
                                <a:stretch>
                                  <a:fillRect/>
                                </a:stretch>
                              </pic:blipFill>
                              <pic:spPr bwMode="auto">
                                <a:xfrm>
                                  <a:off x="0" y="0"/>
                                  <a:ext cx="4121692" cy="8647742"/>
                                </a:xfrm>
                                <a:prstGeom prst="rect">
                                  <a:avLst/>
                                </a:prstGeom>
                                <a:noFill/>
                                <a:ln w="9525">
                                  <a:noFill/>
                                  <a:headEnd/>
                                  <a:tailEnd/>
                                </a:ln>
                              </pic:spPr>
                            </pic:pic>
                          </a:graphicData>
                        </a:graphic>
                      </wp:inline>
                    </w:drawing>
                  </w:r>
                  <w:commentRangeEnd w:id="346"/>
                  <w:r w:rsidR="009C7A4D">
                    <w:rPr>
                      <w:rStyle w:val="CommentReference"/>
                    </w:rPr>
                    <w:commentReference w:id="346"/>
                  </w:r>
                  <w:commentRangeEnd w:id="347"/>
                  <w:r w:rsidR="002C5CDE">
                    <w:rPr>
                      <w:rStyle w:val="CommentReference"/>
                    </w:rPr>
                    <w:commentReference w:id="347"/>
                  </w:r>
                </w:p>
              </w:tc>
              <w:bookmarkEnd w:id="345"/>
            </w:tr>
            <w:bookmarkEnd w:id="344"/>
          </w:tbl>
          <w:p w14:paraId="321E0D46" w14:textId="77777777" w:rsidR="00B81EB2" w:rsidRDefault="00B81EB2"/>
        </w:tc>
      </w:tr>
    </w:tbl>
    <w:p w14:paraId="258A7A4B" w14:textId="77777777" w:rsidR="00B81EB2" w:rsidRDefault="00ED3545">
      <w:pPr>
        <w:pStyle w:val="BodyText"/>
      </w:pPr>
      <w:r>
        <w:rPr>
          <w:vertAlign w:val="subscript"/>
        </w:rPr>
        <w:lastRenderedPageBreak/>
        <w:t xml:space="preserve">Source: </w:t>
      </w:r>
      <w:hyperlink r:id="rId15" w:anchor="cell-tbl-cohort-overview">
        <w:r>
          <w:rPr>
            <w:rStyle w:val="Hyperlink"/>
            <w:vertAlign w:val="subscript"/>
          </w:rPr>
          <w:t>Cohort-level analysis</w:t>
        </w:r>
      </w:hyperlink>
    </w:p>
    <w:tbl>
      <w:tblPr>
        <w:tblStyle w:val="Table"/>
        <w:tblW w:w="5000" w:type="pct"/>
        <w:tblLayout w:type="fixed"/>
        <w:tblLook w:val="0000" w:firstRow="0" w:lastRow="0" w:firstColumn="0" w:lastColumn="0" w:noHBand="0" w:noVBand="0"/>
      </w:tblPr>
      <w:tblGrid>
        <w:gridCol w:w="9360"/>
      </w:tblGrid>
      <w:tr w:rsidR="00B81EB2" w14:paraId="2373419B" w14:textId="77777777">
        <w:tc>
          <w:tcPr>
            <w:tcW w:w="7920" w:type="dxa"/>
          </w:tcPr>
          <w:p w14:paraId="4C824D5C" w14:textId="77777777" w:rsidR="00B81EB2" w:rsidRDefault="00ED3545">
            <w:pPr>
              <w:pStyle w:val="Compact"/>
              <w:jc w:val="center"/>
            </w:pPr>
            <w:bookmarkStart w:id="348" w:name="fig-cohort-track"/>
            <w:commentRangeStart w:id="349"/>
            <w:commentRangeStart w:id="350"/>
            <w:r>
              <w:rPr>
                <w:noProof/>
              </w:rPr>
              <w:drawing>
                <wp:inline distT="0" distB="0" distL="0" distR="0" wp14:anchorId="71551F5C" wp14:editId="69A10CD9">
                  <wp:extent cx="5334000" cy="1965157"/>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index_files/figure-docx/notebooks-cohort_analysis-fig-cohort-track-output-1.png"/>
                          <pic:cNvPicPr>
                            <a:picLocks noChangeAspect="1" noChangeArrowheads="1"/>
                          </pic:cNvPicPr>
                        </pic:nvPicPr>
                        <pic:blipFill>
                          <a:blip r:embed="rId16"/>
                          <a:stretch>
                            <a:fillRect/>
                          </a:stretch>
                        </pic:blipFill>
                        <pic:spPr bwMode="auto">
                          <a:xfrm>
                            <a:off x="0" y="0"/>
                            <a:ext cx="5334000" cy="1965157"/>
                          </a:xfrm>
                          <a:prstGeom prst="rect">
                            <a:avLst/>
                          </a:prstGeom>
                          <a:noFill/>
                          <a:ln w="9525">
                            <a:noFill/>
                            <a:headEnd/>
                            <a:tailEnd/>
                          </a:ln>
                        </pic:spPr>
                      </pic:pic>
                    </a:graphicData>
                  </a:graphic>
                </wp:inline>
              </w:drawing>
            </w:r>
            <w:commentRangeEnd w:id="349"/>
            <w:r w:rsidR="008D7CC9">
              <w:rPr>
                <w:rStyle w:val="CommentReference"/>
              </w:rPr>
              <w:commentReference w:id="349"/>
            </w:r>
            <w:commentRangeEnd w:id="350"/>
            <w:r w:rsidR="009454C5">
              <w:rPr>
                <w:rStyle w:val="CommentReference"/>
              </w:rPr>
              <w:commentReference w:id="350"/>
            </w:r>
          </w:p>
          <w:p w14:paraId="3DDEB284" w14:textId="373EFF84" w:rsidR="00B81EB2" w:rsidRDefault="00ED3545">
            <w:pPr>
              <w:pStyle w:val="ImageCaption"/>
              <w:spacing w:before="200"/>
            </w:pPr>
            <w:r>
              <w:t>Figure 1: Cohort overview</w:t>
            </w:r>
            <w:r w:rsidR="0095698B">
              <w:t xml:space="preserve">: </w:t>
            </w:r>
            <w:del w:id="351" w:author="allenz@student.ubc.ca" w:date="2024-06-14T22:57:00Z">
              <w:r w:rsidR="0095698B" w:rsidRPr="0095698B" w:rsidDel="00EB4F8A">
                <w:rPr>
                  <w:highlight w:val="yellow"/>
                  <w:rPrChange w:id="352" w:author="Martin, Spencer [VCH]" w:date="2024-05-15T10:31:00Z">
                    <w:rPr/>
                  </w:rPrChange>
                </w:rPr>
                <w:delText>Please send updated figure</w:delText>
              </w:r>
            </w:del>
          </w:p>
        </w:tc>
        <w:bookmarkEnd w:id="348"/>
      </w:tr>
    </w:tbl>
    <w:p w14:paraId="17A88E02" w14:textId="77777777" w:rsidR="00B81EB2" w:rsidRDefault="00ED3545">
      <w:pPr>
        <w:pStyle w:val="BodyText"/>
      </w:pPr>
      <w:r>
        <w:rPr>
          <w:vertAlign w:val="subscript"/>
        </w:rPr>
        <w:t xml:space="preserve">Source: </w:t>
      </w:r>
      <w:hyperlink r:id="rId17" w:anchor="cell-fig-cohort-track">
        <w:r>
          <w:rPr>
            <w:rStyle w:val="Hyperlink"/>
            <w:vertAlign w:val="subscript"/>
          </w:rPr>
          <w:t>Cohort-level analysis</w:t>
        </w:r>
      </w:hyperlink>
    </w:p>
    <w:p w14:paraId="0362748F" w14:textId="5FBB9907" w:rsidR="00BB5F93" w:rsidRDefault="00C83D39">
      <w:pPr>
        <w:pStyle w:val="BodyText"/>
        <w:rPr>
          <w:ins w:id="353" w:author="Martin, Spencer [VCH]" w:date="2024-05-14T10:29:00Z"/>
        </w:rPr>
      </w:pPr>
      <w:ins w:id="354" w:author="Martin, Spencer [VCH]" w:date="2024-05-14T09:50:00Z">
        <w:r>
          <w:t>Section 3.2:</w:t>
        </w:r>
      </w:ins>
      <w:ins w:id="355" w:author="Martin, Spencer [VCH]" w:date="2024-05-14T10:09:00Z">
        <w:r w:rsidR="00CE0072">
          <w:t xml:space="preserve"> </w:t>
        </w:r>
      </w:ins>
      <w:ins w:id="356" w:author="Martin, Spencer [VCH]" w:date="2024-05-15T09:03:00Z">
        <w:r w:rsidR="00364138">
          <w:t xml:space="preserve">Clustering </w:t>
        </w:r>
      </w:ins>
      <w:ins w:id="357" w:author="Martin, Spencer [VCH]" w:date="2024-05-14T10:38:00Z">
        <w:r w:rsidR="00BB5F93" w:rsidRPr="00BB5F93">
          <w:t>based on immune composition</w:t>
        </w:r>
      </w:ins>
    </w:p>
    <w:p w14:paraId="385CAD22" w14:textId="2B8F9AE8" w:rsidR="00B81EB2" w:rsidRDefault="00ED3545">
      <w:pPr>
        <w:pStyle w:val="BodyText"/>
      </w:pPr>
      <w:r>
        <w:t>We performed multiplex immunofluorescence and automated image analysis to segment tumors into epithelial</w:t>
      </w:r>
      <w:ins w:id="358" w:author="Martin, Spencer [VCH]" w:date="2024-05-15T09:03:00Z">
        <w:r w:rsidR="00364138">
          <w:t>,</w:t>
        </w:r>
      </w:ins>
      <w:r>
        <w:t xml:space="preserve"> </w:t>
      </w:r>
      <w:del w:id="359" w:author="Martin, Spencer [VCH]" w:date="2024-05-14T09:52:00Z">
        <w:r w:rsidDel="00C83D39">
          <w:delText xml:space="preserve">(intratumoral) </w:delText>
        </w:r>
      </w:del>
      <w:del w:id="360" w:author="Martin, Spencer [VCH]" w:date="2024-05-15T09:03:00Z">
        <w:r w:rsidDel="00364138">
          <w:delText xml:space="preserve">and </w:delText>
        </w:r>
      </w:del>
      <w:r>
        <w:t>stromal</w:t>
      </w:r>
      <w:ins w:id="361" w:author="Martin, Spencer [VCH]" w:date="2024-05-15T09:03:00Z">
        <w:r w:rsidR="00364138">
          <w:t>, and</w:t>
        </w:r>
      </w:ins>
      <w:ins w:id="362" w:author="Martin, Spencer [VCH]" w:date="2024-05-15T09:04:00Z">
        <w:r w:rsidR="00364138">
          <w:t xml:space="preserve"> other</w:t>
        </w:r>
      </w:ins>
      <w:r>
        <w:t xml:space="preserve"> regions and quanti</w:t>
      </w:r>
      <w:ins w:id="363" w:author="Martin, Spencer [VCH]" w:date="2024-05-14T09:52:00Z">
        <w:r w:rsidR="00C83D39">
          <w:t>fied</w:t>
        </w:r>
      </w:ins>
      <w:del w:id="364" w:author="Martin, Spencer [VCH]" w:date="2024-05-14T09:52:00Z">
        <w:r w:rsidDel="00C83D39">
          <w:delText>fy</w:delText>
        </w:r>
      </w:del>
      <w:r>
        <w:t xml:space="preserve"> </w:t>
      </w:r>
      <w:ins w:id="365" w:author="Martin, Spencer [VCH]" w:date="2024-05-14T09:41:00Z">
        <w:r w:rsidR="00D0351C">
          <w:t>lymphocyte subsets</w:t>
        </w:r>
      </w:ins>
      <w:ins w:id="366" w:author="Martin, Spencer [VCH]" w:date="2024-05-14T10:14:00Z">
        <w:r w:rsidR="00DB5A81">
          <w:t xml:space="preserve">, including </w:t>
        </w:r>
      </w:ins>
      <w:ins w:id="367" w:author="Martin, Spencer [VCH]" w:date="2024-05-15T09:05:00Z">
        <w:r w:rsidR="00364138">
          <w:t xml:space="preserve">CTL </w:t>
        </w:r>
      </w:ins>
      <w:del w:id="368" w:author="Martin, Spencer [VCH]" w:date="2024-05-15T09:05:00Z">
        <w:r w:rsidDel="00364138">
          <w:delText xml:space="preserve">CD8+ T cells </w:delText>
        </w:r>
      </w:del>
      <w:r>
        <w:t xml:space="preserve">(CD3+CD8+), </w:t>
      </w:r>
      <w:del w:id="369" w:author="Martin, Spencer [VCH]" w:date="2024-05-15T09:05:00Z">
        <w:r w:rsidDel="00364138">
          <w:delText xml:space="preserve">CD4+ T cells </w:delText>
        </w:r>
      </w:del>
      <w:ins w:id="370" w:author="Martin, Spencer [VCH]" w:date="2024-05-15T09:05:00Z">
        <w:r w:rsidR="00364138">
          <w:t xml:space="preserve">TH </w:t>
        </w:r>
      </w:ins>
      <w:r>
        <w:t xml:space="preserve">(CD3+CD8-FOXP3-), </w:t>
      </w:r>
      <w:del w:id="371" w:author="Martin, Spencer [VCH]" w:date="2024-05-15T09:05:00Z">
        <w:r w:rsidDel="00364138">
          <w:delText xml:space="preserve">T regulatory cells </w:delText>
        </w:r>
      </w:del>
      <w:ins w:id="372" w:author="Martin, Spencer [VCH]" w:date="2024-05-15T09:05:00Z">
        <w:r w:rsidR="00364138">
          <w:t xml:space="preserve">Treg </w:t>
        </w:r>
      </w:ins>
      <w:r>
        <w:t>(CD3+CD8-FOXP3+), B cells (CD20+CD79a+) and plasma cells (CD20-CD79a+) (</w:t>
      </w:r>
      <w:hyperlink w:anchor="sec-methods">
        <w:r>
          <w:rPr>
            <w:rStyle w:val="Hyperlink"/>
          </w:rPr>
          <w:t>Section 2</w:t>
        </w:r>
      </w:hyperlink>
      <w:r>
        <w:t xml:space="preserve">). </w:t>
      </w:r>
      <w:commentRangeStart w:id="373"/>
      <w:commentRangeStart w:id="374"/>
      <w:r>
        <w:t xml:space="preserve">Cells </w:t>
      </w:r>
      <w:commentRangeEnd w:id="373"/>
      <w:r w:rsidR="008D7CC9">
        <w:rPr>
          <w:rStyle w:val="CommentReference"/>
        </w:rPr>
        <w:commentReference w:id="373"/>
      </w:r>
      <w:commentRangeEnd w:id="374"/>
      <w:r w:rsidR="009454C5">
        <w:rPr>
          <w:rStyle w:val="CommentReference"/>
        </w:rPr>
        <w:commentReference w:id="374"/>
      </w:r>
      <w:r>
        <w:t>within epithelial and stromal regions were counted separately</w:t>
      </w:r>
      <w:commentRangeStart w:id="375"/>
      <w:r>
        <w:t>, and automated counts were manually verified.</w:t>
      </w:r>
      <w:del w:id="376" w:author="Martin, Spencer [VCH]" w:date="2024-05-15T09:07:00Z">
        <w:r w:rsidDel="00E201F7">
          <w:delText xml:space="preserve"> At least two TMA cores were sampled from each tumor to account for spatial heterogeneity. Sarcomatoid areas in carcinosarcomas were considered epithelial.</w:delText>
        </w:r>
      </w:del>
      <w:r>
        <w:t xml:space="preserve"> </w:t>
      </w:r>
      <w:commentRangeEnd w:id="375"/>
      <w:r w:rsidR="00CE0072">
        <w:rPr>
          <w:rStyle w:val="CommentReference"/>
        </w:rPr>
        <w:commentReference w:id="375"/>
      </w:r>
      <w:ins w:id="377" w:author="Martin, Spencer [VCH]" w:date="2024-05-15T09:09:00Z">
        <w:r w:rsidR="00E201F7">
          <w:t>We found that t</w:t>
        </w:r>
      </w:ins>
      <w:ins w:id="378" w:author="Martin, Spencer [VCH]" w:date="2024-05-14T10:15:00Z">
        <w:r w:rsidR="00DB5A81">
          <w:t xml:space="preserve">he </w:t>
        </w:r>
      </w:ins>
      <w:del w:id="379" w:author="Martin, Spencer [VCH]" w:date="2024-05-14T10:15:00Z">
        <w:r w:rsidDel="00DB5A81">
          <w:delText>D</w:delText>
        </w:r>
      </w:del>
      <w:ins w:id="380" w:author="Martin, Spencer [VCH]" w:date="2024-05-14T10:15:00Z">
        <w:r w:rsidR="00DB5A81">
          <w:t>d</w:t>
        </w:r>
      </w:ins>
      <w:r>
        <w:t>ensit</w:t>
      </w:r>
      <w:ins w:id="381" w:author="Martin, Spencer [VCH]" w:date="2024-05-14T10:15:00Z">
        <w:r w:rsidR="00DB5A81">
          <w:t>y</w:t>
        </w:r>
      </w:ins>
      <w:del w:id="382" w:author="Martin, Spencer [VCH]" w:date="2024-05-14T10:15:00Z">
        <w:r w:rsidDel="00DB5A81">
          <w:delText>ies</w:delText>
        </w:r>
      </w:del>
      <w:r>
        <w:t xml:space="preserve"> </w:t>
      </w:r>
      <w:del w:id="383" w:author="Martin, Spencer [VCH]" w:date="2024-05-15T09:08:00Z">
        <w:r w:rsidDel="00E201F7">
          <w:delText xml:space="preserve">for </w:delText>
        </w:r>
      </w:del>
      <w:ins w:id="384" w:author="Martin, Spencer [VCH]" w:date="2024-05-15T09:08:00Z">
        <w:r w:rsidR="00E201F7">
          <w:t xml:space="preserve">of </w:t>
        </w:r>
      </w:ins>
      <w:del w:id="385" w:author="Martin, Spencer [VCH]" w:date="2024-05-14T09:41:00Z">
        <w:r w:rsidDel="00D0351C">
          <w:delText xml:space="preserve">all </w:delText>
        </w:r>
      </w:del>
      <w:ins w:id="386" w:author="Martin, Spencer [VCH]" w:date="2024-05-14T09:41:00Z">
        <w:r w:rsidR="00D0351C">
          <w:t xml:space="preserve">each </w:t>
        </w:r>
      </w:ins>
      <w:r>
        <w:t>cell type</w:t>
      </w:r>
      <w:del w:id="387" w:author="Martin, Spencer [VCH]" w:date="2024-05-14T09:42:00Z">
        <w:r w:rsidDel="00D0351C">
          <w:delText>s</w:delText>
        </w:r>
      </w:del>
      <w:r>
        <w:t xml:space="preserve"> </w:t>
      </w:r>
      <w:del w:id="388" w:author="Martin, Spencer [VCH]" w:date="2024-05-14T09:42:00Z">
        <w:r w:rsidDel="00D0351C">
          <w:delText xml:space="preserve">in </w:delText>
        </w:r>
      </w:del>
      <w:ins w:id="389" w:author="Martin, Spencer [VCH]" w:date="2024-05-14T09:42:00Z">
        <w:r w:rsidR="00D0351C">
          <w:t xml:space="preserve">within </w:t>
        </w:r>
      </w:ins>
      <w:r>
        <w:t xml:space="preserve">epithelial </w:t>
      </w:r>
      <w:del w:id="390" w:author="Martin, Spencer [VCH]" w:date="2024-05-14T10:15:00Z">
        <w:r w:rsidDel="00DB5A81">
          <w:delText xml:space="preserve">and </w:delText>
        </w:r>
      </w:del>
      <w:ins w:id="391" w:author="Martin, Spencer [VCH]" w:date="2024-05-14T10:15:00Z">
        <w:r w:rsidR="00DB5A81">
          <w:t xml:space="preserve">compared to </w:t>
        </w:r>
      </w:ins>
      <w:r>
        <w:t xml:space="preserve">stromal regions </w:t>
      </w:r>
      <w:ins w:id="392" w:author="Martin, Spencer [VCH]" w:date="2024-05-15T09:08:00Z">
        <w:r w:rsidR="00E201F7">
          <w:t>was highly</w:t>
        </w:r>
      </w:ins>
      <w:ins w:id="393" w:author="Martin, Spencer [VCH]" w:date="2024-05-15T09:09:00Z">
        <w:r w:rsidR="00E201F7">
          <w:t xml:space="preserve"> correlated </w:t>
        </w:r>
      </w:ins>
      <w:del w:id="394" w:author="Martin, Spencer [VCH]" w:date="2024-05-14T10:16:00Z">
        <w:r w:rsidDel="00DB5A81">
          <w:delText xml:space="preserve">were highly correlated </w:delText>
        </w:r>
      </w:del>
      <w:r>
        <w:t>(</w:t>
      </w:r>
      <w:hyperlink w:anchor="suppfig-densities-correlation">
        <w:r>
          <w:rPr>
            <w:rStyle w:val="Hyperlink"/>
          </w:rPr>
          <w:t>Figure S1</w:t>
        </w:r>
      </w:hyperlink>
      <w:r>
        <w:t xml:space="preserve">). </w:t>
      </w:r>
      <w:commentRangeStart w:id="395"/>
      <w:del w:id="396" w:author="Martin, Spencer [VCH]" w:date="2024-05-14T10:28:00Z">
        <w:r w:rsidDel="00BB5F93">
          <w:delText xml:space="preserve">Representative H&amp;E and immunofluorescence images with corresponding epithelial-stromal region segmentation and cell type identification results are shown in </w:delText>
        </w:r>
      </w:del>
      <w:commentRangeEnd w:id="395"/>
      <w:r w:rsidR="00BB5F93">
        <w:rPr>
          <w:rStyle w:val="CommentReference"/>
        </w:rPr>
        <w:commentReference w:id="395"/>
      </w:r>
      <w:commentRangeStart w:id="397"/>
      <w:del w:id="398" w:author="Martin, Spencer [VCH]" w:date="2024-05-14T10:28:00Z">
        <w:r w:rsidR="00D3361B" w:rsidDel="00BB5F93">
          <w:fldChar w:fldCharType="begin"/>
        </w:r>
        <w:r w:rsidR="00D3361B" w:rsidDel="00BB5F93">
          <w:delInstrText>HYPERLINK \l "fig-halo-images" \h</w:delInstrText>
        </w:r>
        <w:r w:rsidR="00D3361B" w:rsidDel="00BB5F93">
          <w:fldChar w:fldCharType="separate"/>
        </w:r>
        <w:r w:rsidDel="00BB5F93">
          <w:rPr>
            <w:rStyle w:val="Hyperlink"/>
          </w:rPr>
          <w:delText>Figure 2</w:delText>
        </w:r>
        <w:r w:rsidR="00D3361B" w:rsidDel="00BB5F93">
          <w:rPr>
            <w:rStyle w:val="Hyperlink"/>
          </w:rPr>
          <w:fldChar w:fldCharType="end"/>
        </w:r>
        <w:commentRangeEnd w:id="397"/>
        <w:r w:rsidR="00DB5A81" w:rsidDel="00BB5F93">
          <w:rPr>
            <w:rStyle w:val="CommentReference"/>
          </w:rPr>
          <w:commentReference w:id="397"/>
        </w:r>
        <w:r w:rsidDel="00BB5F93">
          <w:delText>.</w:delText>
        </w:r>
      </w:del>
    </w:p>
    <w:tbl>
      <w:tblPr>
        <w:tblStyle w:val="Table"/>
        <w:tblW w:w="5000" w:type="pct"/>
        <w:tblLayout w:type="fixed"/>
        <w:tblLook w:val="0000" w:firstRow="0" w:lastRow="0" w:firstColumn="0" w:lastColumn="0" w:noHBand="0" w:noVBand="0"/>
      </w:tblPr>
      <w:tblGrid>
        <w:gridCol w:w="9360"/>
      </w:tblGrid>
      <w:tr w:rsidR="00B81EB2" w14:paraId="7368A8A9" w14:textId="77777777">
        <w:tc>
          <w:tcPr>
            <w:tcW w:w="7920" w:type="dxa"/>
          </w:tcPr>
          <w:p w14:paraId="566AB2FD" w14:textId="77777777" w:rsidR="00B81EB2" w:rsidRDefault="00ED3545">
            <w:pPr>
              <w:pStyle w:val="Compact"/>
              <w:jc w:val="center"/>
            </w:pPr>
            <w:bookmarkStart w:id="399" w:name="suppfig-densities-correlation"/>
            <w:commentRangeStart w:id="400"/>
            <w:commentRangeStart w:id="401"/>
            <w:r>
              <w:rPr>
                <w:noProof/>
              </w:rPr>
              <w:lastRenderedPageBreak/>
              <w:drawing>
                <wp:inline distT="0" distB="0" distL="0" distR="0" wp14:anchorId="6276C78F" wp14:editId="01D293EB">
                  <wp:extent cx="5334000" cy="3810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index_files/figure-docx/notebooks-clustering-suppfig-densities-correlation-output-1.png"/>
                          <pic:cNvPicPr>
                            <a:picLocks noChangeAspect="1" noChangeArrowheads="1"/>
                          </pic:cNvPicPr>
                        </pic:nvPicPr>
                        <pic:blipFill>
                          <a:blip r:embed="rId18"/>
                          <a:stretch>
                            <a:fillRect/>
                          </a:stretch>
                        </pic:blipFill>
                        <pic:spPr bwMode="auto">
                          <a:xfrm>
                            <a:off x="0" y="0"/>
                            <a:ext cx="5334000" cy="3810000"/>
                          </a:xfrm>
                          <a:prstGeom prst="rect">
                            <a:avLst/>
                          </a:prstGeom>
                          <a:noFill/>
                          <a:ln w="9525">
                            <a:noFill/>
                            <a:headEnd/>
                            <a:tailEnd/>
                          </a:ln>
                        </pic:spPr>
                      </pic:pic>
                    </a:graphicData>
                  </a:graphic>
                </wp:inline>
              </w:drawing>
            </w:r>
            <w:commentRangeEnd w:id="400"/>
            <w:r w:rsidR="00C96F30">
              <w:rPr>
                <w:rStyle w:val="CommentReference"/>
              </w:rPr>
              <w:commentReference w:id="400"/>
            </w:r>
            <w:commentRangeEnd w:id="401"/>
            <w:r w:rsidR="002C5CDE">
              <w:rPr>
                <w:rStyle w:val="CommentReference"/>
              </w:rPr>
              <w:commentReference w:id="401"/>
            </w:r>
          </w:p>
          <w:p w14:paraId="5661723E" w14:textId="40913B49" w:rsidR="00B81EB2" w:rsidRDefault="00ED3545">
            <w:pPr>
              <w:pStyle w:val="ImageCaption"/>
              <w:spacing w:before="200"/>
            </w:pPr>
            <w:r>
              <w:t>Figure S1</w:t>
            </w:r>
            <w:r w:rsidR="00E201F7">
              <w:t xml:space="preserve"> </w:t>
            </w:r>
            <w:del w:id="402" w:author="allenz@student.ubc.ca" w:date="2024-06-14T22:57:00Z">
              <w:r w:rsidR="00E201F7" w:rsidRPr="00E201F7" w:rsidDel="00EB4F8A">
                <w:rPr>
                  <w:highlight w:val="yellow"/>
                  <w:rPrChange w:id="403" w:author="Martin, Spencer [VCH]" w:date="2024-05-15T09:10:00Z">
                    <w:rPr/>
                  </w:rPrChange>
                </w:rPr>
                <w:delText>CAN I GET THE UPDATED FIGURE?</w:delText>
              </w:r>
            </w:del>
          </w:p>
        </w:tc>
        <w:bookmarkEnd w:id="399"/>
      </w:tr>
    </w:tbl>
    <w:p w14:paraId="111B4A11" w14:textId="77777777" w:rsidR="00B81EB2" w:rsidRDefault="00ED3545">
      <w:pPr>
        <w:pStyle w:val="BodyText"/>
      </w:pPr>
      <w:r>
        <w:rPr>
          <w:vertAlign w:val="subscript"/>
        </w:rPr>
        <w:t xml:space="preserve">Source: </w:t>
      </w:r>
      <w:hyperlink r:id="rId19" w:anchor="cell-suppfig-densities-correlation">
        <w:r>
          <w:rPr>
            <w:rStyle w:val="Hyperlink"/>
            <w:vertAlign w:val="subscript"/>
          </w:rPr>
          <w:t>Clustering results</w:t>
        </w:r>
      </w:hyperlink>
    </w:p>
    <w:tbl>
      <w:tblPr>
        <w:tblStyle w:val="Table"/>
        <w:tblW w:w="5000" w:type="pct"/>
        <w:tblLayout w:type="fixed"/>
        <w:tblLook w:val="0000" w:firstRow="0" w:lastRow="0" w:firstColumn="0" w:lastColumn="0" w:noHBand="0" w:noVBand="0"/>
      </w:tblPr>
      <w:tblGrid>
        <w:gridCol w:w="9360"/>
      </w:tblGrid>
      <w:tr w:rsidR="00B81EB2" w14:paraId="20E5A809" w14:textId="77777777">
        <w:tc>
          <w:tcPr>
            <w:tcW w:w="7920" w:type="dxa"/>
          </w:tcPr>
          <w:p w14:paraId="5EF52C97" w14:textId="77777777" w:rsidR="00B81EB2" w:rsidRDefault="00ED3545">
            <w:pPr>
              <w:pStyle w:val="Compact"/>
              <w:jc w:val="center"/>
            </w:pPr>
            <w:bookmarkStart w:id="404" w:name="fig-halo-images"/>
            <w:bookmarkStart w:id="405" w:name="cell-fig-halo-images"/>
            <w:r>
              <w:rPr>
                <w:noProof/>
              </w:rPr>
              <w:lastRenderedPageBreak/>
              <w:drawing>
                <wp:inline distT="0" distB="0" distL="0" distR="0" wp14:anchorId="06813F1E" wp14:editId="275F23D7">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ndex_files/figure-docx/fig-halo-images-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EBC8274" w14:textId="77777777" w:rsidR="00B81EB2" w:rsidRDefault="00ED3545">
            <w:pPr>
              <w:pStyle w:val="ImageCaption"/>
              <w:spacing w:before="200"/>
            </w:pPr>
            <w:commentRangeStart w:id="406"/>
            <w:commentRangeStart w:id="407"/>
            <w:r>
              <w:t>Figure </w:t>
            </w:r>
            <w:commentRangeEnd w:id="406"/>
            <w:r w:rsidR="008555C5">
              <w:rPr>
                <w:rStyle w:val="CommentReference"/>
                <w:i w:val="0"/>
              </w:rPr>
              <w:commentReference w:id="406"/>
            </w:r>
            <w:commentRangeEnd w:id="407"/>
            <w:r w:rsidR="002C5CDE">
              <w:rPr>
                <w:rStyle w:val="CommentReference"/>
                <w:i w:val="0"/>
              </w:rPr>
              <w:commentReference w:id="407"/>
            </w:r>
            <w:r>
              <w:t>2</w:t>
            </w:r>
          </w:p>
        </w:tc>
        <w:bookmarkEnd w:id="404"/>
      </w:tr>
    </w:tbl>
    <w:p w14:paraId="256C198B" w14:textId="77777777" w:rsidR="00B81EB2" w:rsidRDefault="00ED3545">
      <w:pPr>
        <w:pStyle w:val="BodyText"/>
      </w:pPr>
      <w:r>
        <w:rPr>
          <w:vertAlign w:val="subscript"/>
        </w:rPr>
        <w:t xml:space="preserve">Source: </w:t>
      </w:r>
      <w:hyperlink r:id="rId21">
        <w:r>
          <w:rPr>
            <w:rStyle w:val="Hyperlink"/>
            <w:vertAlign w:val="subscript"/>
          </w:rPr>
          <w:t>Article Notebook</w:t>
        </w:r>
      </w:hyperlink>
    </w:p>
    <w:p w14:paraId="3F1CACC8" w14:textId="267A4E53" w:rsidR="00B81EB2" w:rsidRDefault="00ED3545">
      <w:pPr>
        <w:pStyle w:val="Heading3"/>
      </w:pPr>
      <w:bookmarkStart w:id="408" w:name="Xac087ba687089f42281d7c5f7dc54ab6109f90e"/>
      <w:bookmarkEnd w:id="338"/>
      <w:bookmarkEnd w:id="405"/>
      <w:del w:id="409" w:author="Martin, Spencer [VCH]" w:date="2024-05-14T10:39:00Z">
        <w:r w:rsidDel="00060E8A">
          <w:delText xml:space="preserve">3.2 </w:delText>
        </w:r>
      </w:del>
      <w:del w:id="410" w:author="Martin, Spencer [VCH]" w:date="2024-05-14T10:37:00Z">
        <w:r w:rsidDel="00BB5F93">
          <w:delText xml:space="preserve">TIL-rich tumors </w:delText>
        </w:r>
      </w:del>
      <w:del w:id="411" w:author="Martin, Spencer [VCH]" w:date="2024-05-14T09:44:00Z">
        <w:r w:rsidDel="00D0351C">
          <w:delText xml:space="preserve">are </w:delText>
        </w:r>
      </w:del>
      <w:del w:id="412" w:author="Martin, Spencer [VCH]" w:date="2024-05-14T10:37:00Z">
        <w:r w:rsidDel="00BB5F93">
          <w:delText>associated with longer survival</w:delText>
        </w:r>
      </w:del>
    </w:p>
    <w:p w14:paraId="47DFFAA4" w14:textId="6216AEE9" w:rsidR="00C83D39" w:rsidRDefault="00ED3545">
      <w:pPr>
        <w:pStyle w:val="FirstParagraph"/>
        <w:rPr>
          <w:ins w:id="413" w:author="Martin, Spencer [VCH]" w:date="2024-05-14T09:48:00Z"/>
        </w:rPr>
      </w:pPr>
      <w:commentRangeStart w:id="414"/>
      <w:r>
        <w:t>Next</w:t>
      </w:r>
      <w:commentRangeEnd w:id="414"/>
      <w:r w:rsidR="00DB5A81">
        <w:rPr>
          <w:rStyle w:val="CommentReference"/>
        </w:rPr>
        <w:commentReference w:id="414"/>
      </w:r>
      <w:r>
        <w:t>, we clustered tumors based on epithelial and stromal counts normalized by region area with a negative binomial mixture model. The optimal number of clusters, as determined by a Dirichlet process prior, was two: a TIL-rich and a TIL-poor cluster (</w:t>
      </w:r>
      <w:hyperlink w:anchor="sec-methods">
        <w:r>
          <w:rPr>
            <w:rStyle w:val="Hyperlink"/>
          </w:rPr>
          <w:t>Section 2</w:t>
        </w:r>
      </w:hyperlink>
      <w:r>
        <w:t xml:space="preserve">). </w:t>
      </w:r>
      <w:del w:id="415" w:author="Martin, Spencer [VCH]" w:date="2024-05-14T10:31:00Z">
        <w:r w:rsidDel="00BB5F93">
          <w:delText xml:space="preserve">TIL-rich tumors were highly infiltrated by both epithelial and stromal </w:delText>
        </w:r>
      </w:del>
      <w:r>
        <w:t>T and B cell</w:t>
      </w:r>
      <w:ins w:id="416" w:author="Martin, Spencer [VCH]" w:date="2024-05-14T10:31:00Z">
        <w:r w:rsidR="00BB5F93">
          <w:t xml:space="preserve"> subsets</w:t>
        </w:r>
      </w:ins>
      <w:del w:id="417" w:author="Martin, Spencer [VCH]" w:date="2024-05-14T10:31:00Z">
        <w:r w:rsidDel="00BB5F93">
          <w:delText>s</w:delText>
        </w:r>
      </w:del>
      <w:r>
        <w:t xml:space="preserve">, including </w:t>
      </w:r>
      <w:del w:id="418" w:author="Martin, Spencer [VCH]" w:date="2024-05-14T09:44:00Z">
        <w:r w:rsidDel="00D0351C">
          <w:delText>CD3+CD8+ cytotoxic T cells</w:delText>
        </w:r>
      </w:del>
      <w:ins w:id="419" w:author="Martin, Spencer [VCH]" w:date="2024-05-14T09:44:00Z">
        <w:r w:rsidR="00D0351C">
          <w:t>CTL</w:t>
        </w:r>
      </w:ins>
      <w:r>
        <w:t xml:space="preserve">, </w:t>
      </w:r>
      <w:del w:id="420" w:author="Martin, Spencer [VCH]" w:date="2024-05-14T09:44:00Z">
        <w:r w:rsidDel="00D0351C">
          <w:delText>CD3+CD8-FOXP3- T helper cells</w:delText>
        </w:r>
      </w:del>
      <w:ins w:id="421" w:author="Martin, Spencer [VCH]" w:date="2024-05-14T09:44:00Z">
        <w:r w:rsidR="00D0351C">
          <w:t>TH</w:t>
        </w:r>
      </w:ins>
      <w:r>
        <w:t xml:space="preserve">, </w:t>
      </w:r>
      <w:del w:id="422" w:author="Martin, Spencer [VCH]" w:date="2024-05-14T09:44:00Z">
        <w:r w:rsidDel="00D0351C">
          <w:delText>CD3+CD8-FOXP3+ T regulatory cells</w:delText>
        </w:r>
      </w:del>
      <w:ins w:id="423" w:author="Martin, Spencer [VCH]" w:date="2024-05-14T09:44:00Z">
        <w:r w:rsidR="00D0351C">
          <w:t>Treg</w:t>
        </w:r>
      </w:ins>
      <w:r>
        <w:t xml:space="preserve">, </w:t>
      </w:r>
      <w:del w:id="424" w:author="Martin, Spencer [VCH]" w:date="2024-05-14T09:45:00Z">
        <w:r w:rsidDel="00D0351C">
          <w:delText xml:space="preserve">CD79a+CD20+ </w:delText>
        </w:r>
      </w:del>
      <w:r>
        <w:t xml:space="preserve">B cells, and </w:t>
      </w:r>
      <w:del w:id="425" w:author="Martin, Spencer [VCH]" w:date="2024-05-14T09:45:00Z">
        <w:r w:rsidDel="00D0351C">
          <w:delText xml:space="preserve">CD79a+CD20- </w:delText>
        </w:r>
      </w:del>
      <w:r>
        <w:t>plasma cells</w:t>
      </w:r>
      <w:ins w:id="426" w:author="Martin, Spencer [VCH]" w:date="2024-05-14T10:32:00Z">
        <w:r w:rsidR="00BB5F93">
          <w:t xml:space="preserve"> infiltrated both tumor stroma and epithelium in TIL-rich tumors</w:t>
        </w:r>
      </w:ins>
      <w:r>
        <w:t xml:space="preserve">. </w:t>
      </w:r>
      <w:ins w:id="427" w:author="Martin, Spencer [VCH]" w:date="2024-05-15T09:11:00Z">
        <w:r w:rsidR="00E201F7">
          <w:t xml:space="preserve">We found no evidence of a subgroup with stroma restricted lymphocytes, </w:t>
        </w:r>
      </w:ins>
      <w:del w:id="428" w:author="Martin, Spencer [VCH]" w:date="2024-05-14T09:45:00Z">
        <w:r w:rsidDel="00D0351C">
          <w:delText>TIL-rich tumors had more stroma than TIL-poor tumors (</w:delText>
        </w:r>
        <w:r w:rsidDel="00D0351C">
          <w:rPr>
            <w:i/>
            <w:iCs/>
          </w:rPr>
          <w:delText xml:space="preserve">P = </w:delText>
        </w:r>
        <w:r w:rsidDel="00D0351C">
          <w:delText>1.98e-03). Vascular density was similar in TIL-rich and TIL-poor tumors (</w:delText>
        </w:r>
        <w:r w:rsidDel="00D0351C">
          <w:rPr>
            <w:i/>
            <w:iCs/>
          </w:rPr>
          <w:delText xml:space="preserve">P = </w:delText>
        </w:r>
        <w:r w:rsidDel="00D0351C">
          <w:delText xml:space="preserve">0.224). </w:delText>
        </w:r>
      </w:del>
      <w:del w:id="429" w:author="Martin, Spencer [VCH]" w:date="2024-05-15T09:11:00Z">
        <w:r w:rsidDel="00E201F7">
          <w:delText>C</w:delText>
        </w:r>
      </w:del>
      <w:ins w:id="430" w:author="Martin, Spencer [VCH]" w:date="2024-05-15T09:11:00Z">
        <w:r w:rsidR="00E201F7">
          <w:t>c</w:t>
        </w:r>
      </w:ins>
      <w:r>
        <w:t xml:space="preserve">ontrary to </w:t>
      </w:r>
      <w:ins w:id="431" w:author="Martin, Spencer [VCH]" w:date="2024-05-14T10:35:00Z">
        <w:r w:rsidR="00BB5F93">
          <w:t xml:space="preserve">our findings </w:t>
        </w:r>
      </w:ins>
      <w:ins w:id="432" w:author="Martin, Spencer [VCH]" w:date="2024-05-15T09:12:00Z">
        <w:r w:rsidR="00E201F7">
          <w:t>of an</w:t>
        </w:r>
        <w:r w:rsidR="00E201F7" w:rsidRPr="00E201F7">
          <w:t xml:space="preserve"> immunologically and genomically distinct subgroup </w:t>
        </w:r>
        <w:r w:rsidR="00E201F7">
          <w:t xml:space="preserve">of tumors with </w:t>
        </w:r>
        <w:r w:rsidR="00E201F7" w:rsidRPr="00E201F7">
          <w:t xml:space="preserve">stroma-restricted TIL </w:t>
        </w:r>
      </w:ins>
      <w:ins w:id="433" w:author="Martin, Spencer [VCH]" w:date="2024-05-14T10:35:00Z">
        <w:r w:rsidR="00BB5F93">
          <w:t>in</w:t>
        </w:r>
      </w:ins>
      <w:del w:id="434" w:author="Martin, Spencer [VCH]" w:date="2024-05-14T10:35:00Z">
        <w:r w:rsidDel="00BB5F93">
          <w:delText>observations in</w:delText>
        </w:r>
      </w:del>
      <w:r>
        <w:t xml:space="preserve"> high-grade serous ovarian carcinoma</w:t>
      </w:r>
      <w:del w:id="435" w:author="Martin, Spencer [VCH]" w:date="2024-05-14T10:34:00Z">
        <w:r w:rsidDel="00BB5F93">
          <w:delText>, where tumors with both epithelial and stromal TIL are an</w:delText>
        </w:r>
      </w:del>
      <w:del w:id="436" w:author="Martin, Spencer [VCH]" w:date="2024-05-15T09:11:00Z">
        <w:r w:rsidDel="00E201F7">
          <w:delText xml:space="preserve"> </w:delText>
        </w:r>
      </w:del>
      <w:ins w:id="437" w:author="Martin, Spencer [VCH]" w:date="2024-05-14T10:34:00Z">
        <w:r w:rsidR="00BB5F93">
          <w:t xml:space="preserve"> </w:t>
        </w:r>
      </w:ins>
      <w:del w:id="438" w:author="Martin, Spencer [VCH]" w:date="2024-05-15T09:12:00Z">
        <w:r w:rsidDel="00E201F7">
          <w:delText>immunologically and genomically distinct subgroup</w:delText>
        </w:r>
      </w:del>
      <w:del w:id="439" w:author="Martin, Spencer [VCH]" w:date="2024-05-14T10:34:00Z">
        <w:r w:rsidDel="00BB5F93">
          <w:delText xml:space="preserve"> </w:delText>
        </w:r>
      </w:del>
      <w:del w:id="440" w:author="Martin, Spencer [VCH]" w:date="2024-05-14T10:35:00Z">
        <w:r w:rsidDel="00BB5F93">
          <w:delText xml:space="preserve">from those with </w:delText>
        </w:r>
      </w:del>
      <w:del w:id="441" w:author="Martin, Spencer [VCH]" w:date="2024-05-15T09:12:00Z">
        <w:r w:rsidDel="00E201F7">
          <w:delText xml:space="preserve">stroma-restricted TIL </w:delText>
        </w:r>
      </w:del>
      <w:r>
        <w:t>(Allen W. Zhang et al. 2018)</w:t>
      </w:r>
      <w:ins w:id="442" w:author="Martin, Spencer [VCH]" w:date="2024-05-15T09:12:00Z">
        <w:r w:rsidR="00E201F7">
          <w:t>.</w:t>
        </w:r>
      </w:ins>
      <w:del w:id="443" w:author="Martin, Spencer [VCH]" w:date="2024-05-15T09:12:00Z">
        <w:r w:rsidDel="00E201F7">
          <w:delText xml:space="preserve">, </w:delText>
        </w:r>
      </w:del>
      <w:del w:id="444" w:author="Martin, Spencer [VCH]" w:date="2024-05-14T09:47:00Z">
        <w:r w:rsidDel="00C83D39">
          <w:delText xml:space="preserve">we were not able to identify a distinct subgroup of </w:delText>
        </w:r>
      </w:del>
      <w:del w:id="445" w:author="Martin, Spencer [VCH]" w:date="2024-05-15T09:12:00Z">
        <w:r w:rsidDel="00E201F7">
          <w:delText xml:space="preserve">p53abn endometrial </w:delText>
        </w:r>
      </w:del>
      <w:del w:id="446" w:author="Martin, Spencer [VCH]" w:date="2024-05-14T10:36:00Z">
        <w:r w:rsidDel="00BB5F93">
          <w:delText xml:space="preserve">cancers </w:delText>
        </w:r>
      </w:del>
      <w:del w:id="447" w:author="Martin, Spencer [VCH]" w:date="2024-05-15T09:12:00Z">
        <w:r w:rsidDel="00E201F7">
          <w:delText>with stroma-restricted TIL.</w:delText>
        </w:r>
      </w:del>
      <w:r>
        <w:t xml:space="preserve"> </w:t>
      </w:r>
    </w:p>
    <w:p w14:paraId="15D5086A" w14:textId="77777777" w:rsidR="00C83D39" w:rsidRDefault="00ED3545">
      <w:pPr>
        <w:pStyle w:val="FirstParagraph"/>
        <w:rPr>
          <w:ins w:id="448" w:author="Martin, Spencer [VCH]" w:date="2024-05-14T09:48:00Z"/>
        </w:rPr>
      </w:pPr>
      <w:del w:id="449" w:author="Martin, Spencer [VCH]" w:date="2024-05-14T09:48:00Z">
        <w:r w:rsidDel="00C83D39">
          <w:delText xml:space="preserve">However, </w:delText>
        </w:r>
      </w:del>
    </w:p>
    <w:p w14:paraId="4A1D52D7" w14:textId="4A76D1C8" w:rsidR="00B81EB2" w:rsidRDefault="00ED3545">
      <w:pPr>
        <w:pStyle w:val="FirstParagraph"/>
      </w:pPr>
      <w:commentRangeStart w:id="450"/>
      <w:commentRangeStart w:id="451"/>
      <w:del w:id="452" w:author="Martin, Spencer [VCH]" w:date="2024-05-14T11:42:00Z">
        <w:r w:rsidDel="007A556C">
          <w:delText>TIL-rich tumors had significantly higher epithelial but not stromal CD8/Treg ratios, suggestive of tumor-specific T cell activation (</w:delText>
        </w:r>
        <w:r w:rsidR="00D3361B" w:rsidDel="007A556C">
          <w:fldChar w:fldCharType="begin"/>
        </w:r>
        <w:r w:rsidR="00D3361B" w:rsidDel="007A556C">
          <w:delInstrText>HYPERLINK \l "fig-densities-tilclust" \h</w:delInstrText>
        </w:r>
        <w:r w:rsidR="00D3361B" w:rsidDel="007A556C">
          <w:fldChar w:fldCharType="separate"/>
        </w:r>
        <w:r w:rsidDel="007A556C">
          <w:rPr>
            <w:rStyle w:val="Hyperlink"/>
          </w:rPr>
          <w:delText>Figure 3</w:delText>
        </w:r>
        <w:r w:rsidR="00D3361B" w:rsidDel="007A556C">
          <w:rPr>
            <w:rStyle w:val="Hyperlink"/>
          </w:rPr>
          <w:fldChar w:fldCharType="end"/>
        </w:r>
        <w:r w:rsidDel="007A556C">
          <w:delText>) (Jong et al. 2009; Yamagami et al. 2011)</w:delText>
        </w:r>
      </w:del>
      <w:r>
        <w:t>.</w:t>
      </w:r>
      <w:commentRangeEnd w:id="450"/>
      <w:r w:rsidR="00CA099E">
        <w:rPr>
          <w:rStyle w:val="CommentReference"/>
        </w:rPr>
        <w:commentReference w:id="450"/>
      </w:r>
      <w:commentRangeEnd w:id="451"/>
      <w:r w:rsidR="006F3B69">
        <w:rPr>
          <w:rStyle w:val="CommentReference"/>
        </w:rPr>
        <w:commentReference w:id="451"/>
      </w:r>
    </w:p>
    <w:p w14:paraId="33F0871A" w14:textId="03C96FB5" w:rsidR="00060E8A" w:rsidRPr="007A556C" w:rsidRDefault="00060E8A">
      <w:pPr>
        <w:pStyle w:val="BodyText"/>
        <w:rPr>
          <w:ins w:id="453" w:author="Martin, Spencer [VCH]" w:date="2024-05-14T10:41:00Z"/>
          <w:color w:val="4F81BD" w:themeColor="accent1"/>
          <w:rPrChange w:id="454" w:author="Martin, Spencer [VCH]" w:date="2024-05-14T11:39:00Z">
            <w:rPr>
              <w:ins w:id="455" w:author="Martin, Spencer [VCH]" w:date="2024-05-14T10:41:00Z"/>
            </w:rPr>
          </w:rPrChange>
        </w:rPr>
      </w:pPr>
      <w:ins w:id="456" w:author="Martin, Spencer [VCH]" w:date="2024-05-14T10:40:00Z">
        <w:r w:rsidRPr="007A556C">
          <w:rPr>
            <w:color w:val="4F81BD" w:themeColor="accent1"/>
            <w:rPrChange w:id="457" w:author="Martin, Spencer [VCH]" w:date="2024-05-14T11:39:00Z">
              <w:rPr/>
            </w:rPrChange>
          </w:rPr>
          <w:t xml:space="preserve">3.3 TIL-rich tumors are associated </w:t>
        </w:r>
        <w:r w:rsidRPr="00101EF0">
          <w:rPr>
            <w:color w:val="4F81BD" w:themeColor="accent1"/>
            <w:rPrChange w:id="458" w:author="Martin, Spencer [VCH]" w:date="2024-05-15T10:06:00Z">
              <w:rPr/>
            </w:rPrChange>
          </w:rPr>
          <w:t>with longer survival</w:t>
        </w:r>
      </w:ins>
      <w:ins w:id="459" w:author="Martin, Spencer [VCH]" w:date="2024-05-14T10:41:00Z">
        <w:r w:rsidRPr="00101EF0">
          <w:rPr>
            <w:color w:val="4F81BD" w:themeColor="accent1"/>
            <w:rPrChange w:id="460" w:author="Martin, Spencer [VCH]" w:date="2024-05-15T10:06:00Z">
              <w:rPr/>
            </w:rPrChange>
          </w:rPr>
          <w:t>.</w:t>
        </w:r>
      </w:ins>
    </w:p>
    <w:p w14:paraId="61FFE84E" w14:textId="5B2F53A9" w:rsidR="00B81EB2" w:rsidRDefault="00ED3545">
      <w:pPr>
        <w:pStyle w:val="BodyText"/>
      </w:pPr>
      <w:del w:id="461" w:author="Martin, Spencer [VCH]" w:date="2024-05-14T10:51:00Z">
        <w:r w:rsidDel="004A066E">
          <w:delText>We next assessed whether TIL subgroup was associated with survival</w:delText>
        </w:r>
      </w:del>
      <w:ins w:id="462" w:author="Martin, Spencer [VCH]" w:date="2024-05-14T10:51:00Z">
        <w:r w:rsidR="004A066E">
          <w:t xml:space="preserve">Increased numbers of TIL </w:t>
        </w:r>
      </w:ins>
      <w:ins w:id="463" w:author="Martin, Spencer [VCH]" w:date="2024-05-14T10:52:00Z">
        <w:r w:rsidR="004A066E">
          <w:t>have been</w:t>
        </w:r>
      </w:ins>
      <w:ins w:id="464" w:author="Martin, Spencer [VCH]" w:date="2024-05-14T10:51:00Z">
        <w:r w:rsidR="004A066E">
          <w:t xml:space="preserve"> associated with </w:t>
        </w:r>
      </w:ins>
      <w:ins w:id="465" w:author="Martin, Spencer [VCH]" w:date="2024-05-14T10:53:00Z">
        <w:r w:rsidR="004A066E">
          <w:t xml:space="preserve">improved </w:t>
        </w:r>
      </w:ins>
      <w:ins w:id="466" w:author="Martin, Spencer [VCH]" w:date="2024-05-14T10:51:00Z">
        <w:r w:rsidR="004A066E">
          <w:t>survival in endometrial carcinoma</w:t>
        </w:r>
      </w:ins>
      <w:ins w:id="467" w:author="Martin, Spencer [VCH]" w:date="2024-05-14T11:18:00Z">
        <w:r w:rsidR="00CA099E">
          <w:t xml:space="preserve"> in general</w:t>
        </w:r>
      </w:ins>
      <w:ins w:id="468" w:author="Martin, Spencer [VCH]" w:date="2024-05-14T10:51:00Z">
        <w:r w:rsidR="004A066E">
          <w:t>, but t</w:t>
        </w:r>
      </w:ins>
      <w:ins w:id="469" w:author="Martin, Spencer [VCH]" w:date="2024-05-14T10:52:00Z">
        <w:r w:rsidR="004A066E">
          <w:t>he</w:t>
        </w:r>
      </w:ins>
      <w:ins w:id="470" w:author="Martin, Spencer [VCH]" w:date="2024-05-14T11:17:00Z">
        <w:r w:rsidR="00CA099E" w:rsidRPr="00CA099E">
          <w:t xml:space="preserve"> different prognoses </w:t>
        </w:r>
      </w:ins>
      <w:ins w:id="471" w:author="Martin, Spencer [VCH]" w:date="2024-05-14T11:18:00Z">
        <w:r w:rsidR="001B6FE5">
          <w:t xml:space="preserve">and </w:t>
        </w:r>
      </w:ins>
      <w:ins w:id="472" w:author="Martin, Spencer [VCH]" w:date="2024-05-15T10:07:00Z">
        <w:r w:rsidR="00101EF0">
          <w:t xml:space="preserve">levels of </w:t>
        </w:r>
      </w:ins>
      <w:ins w:id="473" w:author="Martin, Spencer [VCH]" w:date="2024-05-14T11:18:00Z">
        <w:r w:rsidR="001B6FE5">
          <w:t>i</w:t>
        </w:r>
      </w:ins>
      <w:ins w:id="474" w:author="Martin, Spencer [VCH]" w:date="2024-05-14T11:19:00Z">
        <w:r w:rsidR="001B6FE5">
          <w:t xml:space="preserve">mmune </w:t>
        </w:r>
      </w:ins>
      <w:ins w:id="475" w:author="Martin, Spencer [VCH]" w:date="2024-05-15T10:07:00Z">
        <w:r w:rsidR="00101EF0">
          <w:t xml:space="preserve">infiltration </w:t>
        </w:r>
      </w:ins>
      <w:ins w:id="476" w:author="Martin, Spencer [VCH]" w:date="2024-05-14T11:17:00Z">
        <w:r w:rsidR="00CA099E" w:rsidRPr="00CA099E">
          <w:t xml:space="preserve">of the </w:t>
        </w:r>
        <w:r w:rsidR="00CA099E" w:rsidRPr="00CA099E">
          <w:lastRenderedPageBreak/>
          <w:t>four subtypes of endometrial carcinoma</w:t>
        </w:r>
        <w:r w:rsidR="00CA099E">
          <w:t xml:space="preserve">s may have </w:t>
        </w:r>
      </w:ins>
      <w:ins w:id="477" w:author="Martin, Spencer [VCH]" w:date="2024-05-14T10:53:00Z">
        <w:r w:rsidR="004A066E">
          <w:t xml:space="preserve">confounded </w:t>
        </w:r>
      </w:ins>
      <w:ins w:id="478" w:author="Martin, Spencer [VCH]" w:date="2024-05-14T11:18:00Z">
        <w:r w:rsidR="001B6FE5">
          <w:t>these results</w:t>
        </w:r>
      </w:ins>
      <w:r>
        <w:t xml:space="preserve">. </w:t>
      </w:r>
      <w:del w:id="479" w:author="Martin, Spencer [VCH]" w:date="2024-05-14T10:55:00Z">
        <w:r w:rsidDel="004A066E">
          <w:delText xml:space="preserve">In </w:delText>
        </w:r>
      </w:del>
      <w:ins w:id="480" w:author="Martin, Spencer [VCH]" w:date="2024-05-14T10:56:00Z">
        <w:r w:rsidR="004A066E">
          <w:t>Thus, w</w:t>
        </w:r>
      </w:ins>
      <w:ins w:id="481" w:author="Martin, Spencer [VCH]" w:date="2024-05-14T10:55:00Z">
        <w:r w:rsidR="004A066E">
          <w:t>e assessed TIL cluster</w:t>
        </w:r>
      </w:ins>
      <w:ins w:id="482" w:author="Martin, Spencer [VCH]" w:date="2024-05-15T09:15:00Z">
        <w:r w:rsidR="007C5FC4">
          <w:t xml:space="preserve">, clinical parameters, </w:t>
        </w:r>
      </w:ins>
      <w:ins w:id="483" w:author="Martin, Spencer [VCH]" w:date="2024-05-14T10:55:00Z">
        <w:r w:rsidR="004A066E">
          <w:t xml:space="preserve">and survival in </w:t>
        </w:r>
      </w:ins>
      <w:ins w:id="484" w:author="Martin, Spencer [VCH]" w:date="2024-05-14T10:56:00Z">
        <w:r w:rsidR="004A066E">
          <w:t xml:space="preserve">our cohort of p53abn endometrial carcinoma. </w:t>
        </w:r>
      </w:ins>
      <w:ins w:id="485" w:author="Martin, Spencer [VCH]" w:date="2024-05-15T10:16:00Z">
        <w:r w:rsidR="00E75539">
          <w:t>(</w:t>
        </w:r>
      </w:ins>
      <w:ins w:id="486" w:author="Martin, Spencer [VCH]" w:date="2024-05-15T10:15:00Z">
        <w:r w:rsidR="00E75539">
          <w:t xml:space="preserve">in </w:t>
        </w:r>
        <w:r w:rsidR="00E75539" w:rsidRPr="00E75539">
          <w:t>multivariate</w:t>
        </w:r>
        <w:r w:rsidR="00E75539">
          <w:t xml:space="preserve"> analysis</w:t>
        </w:r>
      </w:ins>
      <w:ins w:id="487" w:author="Martin, Spencer [VCH]" w:date="2024-05-15T10:16:00Z">
        <w:r w:rsidR="00E75539">
          <w:t xml:space="preserve">?), </w:t>
        </w:r>
      </w:ins>
      <w:ins w:id="488" w:author="Martin, Spencer [VCH]" w:date="2024-05-15T09:21:00Z">
        <w:r w:rsidR="00047875">
          <w:t xml:space="preserve">significant </w:t>
        </w:r>
      </w:ins>
      <w:ins w:id="489" w:author="Martin, Spencer [VCH]" w:date="2024-05-15T09:22:00Z">
        <w:r w:rsidR="00047875">
          <w:t xml:space="preserve">associations were identified between overall survival and </w:t>
        </w:r>
      </w:ins>
      <w:ins w:id="490" w:author="Martin, Spencer [VCH]" w:date="2024-05-15T09:19:00Z">
        <w:r w:rsidR="00047875">
          <w:t xml:space="preserve">adjuvant chemotherapy </w:t>
        </w:r>
      </w:ins>
      <w:ins w:id="491" w:author="Martin, Spencer [VCH]" w:date="2024-05-15T09:21:00Z">
        <w:r w:rsidR="00047875">
          <w:t>(</w:t>
        </w:r>
        <w:r w:rsidR="00047875" w:rsidRPr="00047875">
          <w:t>P=0.041</w:t>
        </w:r>
        <w:r w:rsidR="00047875">
          <w:t xml:space="preserve">) </w:t>
        </w:r>
      </w:ins>
      <w:ins w:id="492" w:author="Martin, Spencer [VCH]" w:date="2024-05-15T09:19:00Z">
        <w:r w:rsidR="00047875">
          <w:t xml:space="preserve">and FIGO stage </w:t>
        </w:r>
      </w:ins>
      <w:ins w:id="493" w:author="Martin, Spencer [VCH]" w:date="2024-05-15T09:21:00Z">
        <w:r w:rsidR="00047875" w:rsidRPr="00047875">
          <w:t>(P&lt;0.001 for stage III and IV compared to stage I)</w:t>
        </w:r>
      </w:ins>
      <w:ins w:id="494" w:author="Martin, Spencer [VCH]" w:date="2024-05-15T10:17:00Z">
        <w:r w:rsidR="00E75539">
          <w:t>, while</w:t>
        </w:r>
        <w:r w:rsidR="00E75539" w:rsidRPr="00E75539">
          <w:t xml:space="preserve"> </w:t>
        </w:r>
        <w:r w:rsidR="00E75539">
          <w:t xml:space="preserve">increased </w:t>
        </w:r>
        <w:r w:rsidR="00E75539" w:rsidRPr="00E75539">
          <w:t>age trended towards shorter overall survival (P= 0.14)</w:t>
        </w:r>
      </w:ins>
      <w:ins w:id="495" w:author="Martin, Spencer [VCH]" w:date="2024-05-15T09:22:00Z">
        <w:r w:rsidR="00047875">
          <w:t>.</w:t>
        </w:r>
      </w:ins>
      <w:ins w:id="496" w:author="Martin, Spencer [VCH]" w:date="2024-05-15T09:15:00Z">
        <w:r w:rsidR="007C5FC4" w:rsidRPr="007C5FC4">
          <w:t xml:space="preserve"> </w:t>
        </w:r>
      </w:ins>
      <w:del w:id="497" w:author="Martin, Spencer [VCH]" w:date="2024-05-14T10:56:00Z">
        <w:r w:rsidDel="004A066E">
          <w:delText>u</w:delText>
        </w:r>
      </w:del>
      <w:del w:id="498" w:author="Martin, Spencer [VCH]" w:date="2024-05-14T11:00:00Z">
        <w:r w:rsidDel="00005AA4">
          <w:delText>nivariate Kaplan-Meier analyses</w:delText>
        </w:r>
      </w:del>
      <w:del w:id="499" w:author="Martin, Spencer [VCH]" w:date="2024-05-14T10:56:00Z">
        <w:r w:rsidDel="004A066E">
          <w:delText xml:space="preserve">, there was </w:delText>
        </w:r>
      </w:del>
      <w:del w:id="500" w:author="Martin, Spencer [VCH]" w:date="2024-05-14T10:57:00Z">
        <w:r w:rsidDel="004A066E">
          <w:delText xml:space="preserve">no </w:delText>
        </w:r>
      </w:del>
      <w:del w:id="501" w:author="Martin, Spencer [VCH]" w:date="2024-05-14T11:00:00Z">
        <w:r w:rsidDel="00005AA4">
          <w:delText xml:space="preserve">significant association between TIL cluster and overall, progression-free, or disease-specific survival (all </w:delText>
        </w:r>
        <w:r w:rsidDel="00005AA4">
          <w:rPr>
            <w:i/>
            <w:iCs/>
          </w:rPr>
          <w:delText xml:space="preserve">P &gt; </w:delText>
        </w:r>
        <w:r w:rsidDel="00005AA4">
          <w:delText xml:space="preserve">0.175). However, </w:delText>
        </w:r>
      </w:del>
      <w:r>
        <w:t>TIL</w:t>
      </w:r>
      <w:ins w:id="502" w:author="Martin, Spencer [VCH]" w:date="2024-05-14T10:58:00Z">
        <w:r w:rsidR="00005AA4">
          <w:t>-high tumors</w:t>
        </w:r>
      </w:ins>
      <w:ins w:id="503" w:author="Martin, Spencer [VCH]" w:date="2024-05-14T10:59:00Z">
        <w:r w:rsidR="00005AA4">
          <w:t xml:space="preserve"> </w:t>
        </w:r>
      </w:ins>
      <w:del w:id="504" w:author="Martin, Spencer [VCH]" w:date="2024-05-14T10:58:00Z">
        <w:r w:rsidDel="00005AA4">
          <w:delText xml:space="preserve"> cluster </w:delText>
        </w:r>
      </w:del>
      <w:del w:id="505" w:author="Martin, Spencer [VCH]" w:date="2024-05-14T10:57:00Z">
        <w:r w:rsidDel="004A066E">
          <w:delText xml:space="preserve">was </w:delText>
        </w:r>
      </w:del>
      <w:r>
        <w:t xml:space="preserve">significantly associated with prolonged overall </w:t>
      </w:r>
      <w:ins w:id="506" w:author="Martin, Spencer [VCH]" w:date="2024-05-15T09:54:00Z">
        <w:r w:rsidR="00130D1E" w:rsidRPr="00130D1E">
          <w:t>(</w:t>
        </w:r>
      </w:ins>
      <w:ins w:id="507" w:author="Martin, Spencer [VCH]" w:date="2024-05-15T10:01:00Z">
        <w:r w:rsidR="00130D1E">
          <w:t>P</w:t>
        </w:r>
      </w:ins>
      <w:ins w:id="508" w:author="Martin, Spencer [VCH]" w:date="2024-05-15T09:54:00Z">
        <w:r w:rsidR="00130D1E" w:rsidRPr="00130D1E">
          <w:t xml:space="preserve"> = </w:t>
        </w:r>
      </w:ins>
      <w:ins w:id="509" w:author="Martin, Spencer [VCH]" w:date="2024-05-15T10:01:00Z">
        <w:r w:rsidR="00130D1E" w:rsidRPr="00130D1E">
          <w:rPr>
            <w:rPrChange w:id="510" w:author="Martin, Spencer [VCH]" w:date="2024-05-15T10:01:00Z">
              <w:rPr>
                <w:highlight w:val="yellow"/>
              </w:rPr>
            </w:rPrChange>
          </w:rPr>
          <w:t>0.031</w:t>
        </w:r>
        <w:r w:rsidR="00130D1E">
          <w:t>; HR</w:t>
        </w:r>
      </w:ins>
      <w:ins w:id="511" w:author="Martin, Spencer [VCH]" w:date="2024-05-15T10:02:00Z">
        <w:r w:rsidR="00130D1E">
          <w:t xml:space="preserve"> 0.63 (95%</w:t>
        </w:r>
      </w:ins>
      <w:ins w:id="512" w:author="Martin, Spencer [VCH]" w:date="2024-05-15T10:09:00Z">
        <w:r w:rsidR="00101EF0">
          <w:t xml:space="preserve"> CI</w:t>
        </w:r>
      </w:ins>
      <w:ins w:id="513" w:author="Martin, Spencer [VCH]" w:date="2024-05-15T10:02:00Z">
        <w:r w:rsidR="00130D1E">
          <w:t>: 0.42</w:t>
        </w:r>
      </w:ins>
      <w:ins w:id="514" w:author="Martin, Spencer [VCH]" w:date="2024-05-15T10:03:00Z">
        <w:r w:rsidR="00130D1E">
          <w:t xml:space="preserve">, </w:t>
        </w:r>
      </w:ins>
      <w:ins w:id="515" w:author="Martin, Spencer [VCH]" w:date="2024-05-15T10:02:00Z">
        <w:r w:rsidR="00130D1E">
          <w:t>0.96</w:t>
        </w:r>
      </w:ins>
      <w:ins w:id="516" w:author="Martin, Spencer [VCH]" w:date="2024-05-15T09:54:00Z">
        <w:r w:rsidR="00130D1E" w:rsidRPr="00130D1E">
          <w:t>)</w:t>
        </w:r>
      </w:ins>
      <w:ins w:id="517" w:author="Martin, Spencer [VCH]" w:date="2024-05-15T10:04:00Z">
        <w:r w:rsidR="00130D1E">
          <w:t>)</w:t>
        </w:r>
      </w:ins>
      <w:ins w:id="518" w:author="Martin, Spencer [VCH]" w:date="2024-05-15T09:54:00Z">
        <w:r w:rsidR="00130D1E">
          <w:t xml:space="preserve"> </w:t>
        </w:r>
      </w:ins>
      <w:r>
        <w:t xml:space="preserve">and disease-specific survival </w:t>
      </w:r>
      <w:ins w:id="519" w:author="Martin, Spencer [VCH]" w:date="2024-05-15T09:54:00Z">
        <w:r w:rsidR="00130D1E" w:rsidRPr="00130D1E">
          <w:t>(</w:t>
        </w:r>
      </w:ins>
      <w:ins w:id="520" w:author="Martin, Spencer [VCH]" w:date="2024-05-15T10:01:00Z">
        <w:r w:rsidR="00130D1E">
          <w:t>P</w:t>
        </w:r>
      </w:ins>
      <w:ins w:id="521" w:author="Martin, Spencer [VCH]" w:date="2024-05-15T09:54:00Z">
        <w:r w:rsidR="00130D1E" w:rsidRPr="00130D1E">
          <w:t xml:space="preserve"> =</w:t>
        </w:r>
      </w:ins>
      <w:ins w:id="522" w:author="Martin, Spencer [VCH]" w:date="2024-05-15T10:01:00Z">
        <w:r w:rsidR="00130D1E">
          <w:t xml:space="preserve"> 0.037</w:t>
        </w:r>
      </w:ins>
      <w:ins w:id="523" w:author="Martin, Spencer [VCH]" w:date="2024-05-15T10:03:00Z">
        <w:r w:rsidR="00130D1E">
          <w:t xml:space="preserve">; HR </w:t>
        </w:r>
      </w:ins>
      <w:ins w:id="524" w:author="Martin, Spencer [VCH]" w:date="2024-05-15T10:09:00Z">
        <w:r w:rsidR="00101EF0">
          <w:t xml:space="preserve">0.58 </w:t>
        </w:r>
      </w:ins>
      <w:ins w:id="525" w:author="Martin, Spencer [VCH]" w:date="2024-05-15T10:03:00Z">
        <w:r w:rsidR="00130D1E">
          <w:t>(95%</w:t>
        </w:r>
      </w:ins>
      <w:ins w:id="526" w:author="Martin, Spencer [VCH]" w:date="2024-05-15T10:09:00Z">
        <w:r w:rsidR="00101EF0">
          <w:t xml:space="preserve"> CI</w:t>
        </w:r>
      </w:ins>
      <w:ins w:id="527" w:author="Martin, Spencer [VCH]" w:date="2024-05-15T10:03:00Z">
        <w:r w:rsidR="00130D1E">
          <w:t>: 0.35, 0.97)</w:t>
        </w:r>
      </w:ins>
      <w:ins w:id="528" w:author="Martin, Spencer [VCH]" w:date="2024-05-15T09:54:00Z">
        <w:r w:rsidR="00130D1E" w:rsidRPr="00130D1E">
          <w:t>)</w:t>
        </w:r>
      </w:ins>
      <w:ins w:id="529" w:author="Martin, Spencer [VCH]" w:date="2024-05-15T09:55:00Z">
        <w:r w:rsidR="00130D1E">
          <w:t xml:space="preserve"> </w:t>
        </w:r>
      </w:ins>
      <w:r>
        <w:t>in multivariate Cox proportional-hazards analysis accounting for age at diagnosis, FIGO stage (Creasman 2009), and adjuvant treatment</w:t>
      </w:r>
      <w:ins w:id="530" w:author="Martin, Spencer [VCH]" w:date="2024-05-14T11:03:00Z">
        <w:r w:rsidR="00005AA4">
          <w:t xml:space="preserve"> </w:t>
        </w:r>
      </w:ins>
      <w:ins w:id="531" w:author="Martin, Spencer [VCH]" w:date="2024-05-15T09:54:00Z">
        <w:r w:rsidR="00130D1E">
          <w:t>(</w:t>
        </w:r>
      </w:ins>
      <w:del w:id="532" w:author="Martin, Spencer [VCH]" w:date="2024-05-14T11:04:00Z">
        <w:r w:rsidRPr="00047875" w:rsidDel="00005AA4">
          <w:rPr>
            <w:highlight w:val="yellow"/>
            <w:rPrChange w:id="533" w:author="Martin, Spencer [VCH]" w:date="2024-05-15T09:23:00Z">
              <w:rPr/>
            </w:rPrChange>
          </w:rPr>
          <w:delText xml:space="preserve"> </w:delText>
        </w:r>
      </w:del>
      <w:del w:id="534" w:author="Martin, Spencer [VCH]" w:date="2024-05-15T09:54:00Z">
        <w:r w:rsidRPr="00047875" w:rsidDel="00130D1E">
          <w:rPr>
            <w:highlight w:val="yellow"/>
            <w:rPrChange w:id="535" w:author="Martin, Spencer [VCH]" w:date="2024-05-15T09:23:00Z">
              <w:rPr/>
            </w:rPrChange>
          </w:rPr>
          <w:delText>(</w:delText>
        </w:r>
      </w:del>
      <w:hyperlink w:anchor="tbl-cox-hazards">
        <w:r>
          <w:rPr>
            <w:rStyle w:val="Hyperlink"/>
          </w:rPr>
          <w:t>Table 2</w:t>
        </w:r>
      </w:hyperlink>
      <w:r>
        <w:t>)</w:t>
      </w:r>
      <w:ins w:id="536" w:author="Martin, Spencer [VCH]" w:date="2024-05-14T11:04:00Z">
        <w:r w:rsidR="00005AA4">
          <w:t xml:space="preserve">, and trended towards </w:t>
        </w:r>
      </w:ins>
      <w:del w:id="537" w:author="Martin, Spencer [VCH]" w:date="2024-05-14T11:04:00Z">
        <w:r w:rsidDel="00005AA4">
          <w:delText>. TIL</w:delText>
        </w:r>
      </w:del>
      <w:del w:id="538" w:author="Martin, Spencer [VCH]" w:date="2024-05-14T10:59:00Z">
        <w:r w:rsidDel="00005AA4">
          <w:delText xml:space="preserve"> cluster was </w:delText>
        </w:r>
      </w:del>
      <w:del w:id="539" w:author="Martin, Spencer [VCH]" w:date="2024-05-14T11:01:00Z">
        <w:r w:rsidDel="00005AA4">
          <w:delText>also associated with</w:delText>
        </w:r>
      </w:del>
      <w:del w:id="540" w:author="Martin, Spencer [VCH]" w:date="2024-05-14T11:04:00Z">
        <w:r w:rsidDel="00005AA4">
          <w:delText xml:space="preserve"> </w:delText>
        </w:r>
      </w:del>
      <w:r>
        <w:t>longer progression-free survival</w:t>
      </w:r>
      <w:ins w:id="541" w:author="Martin, Spencer [VCH]" w:date="2024-05-14T11:19:00Z">
        <w:r w:rsidR="001B6FE5">
          <w:t xml:space="preserve"> </w:t>
        </w:r>
      </w:ins>
      <w:del w:id="542" w:author="Martin, Spencer [VCH]" w:date="2024-05-14T11:12:00Z">
        <w:r w:rsidDel="00CA099E">
          <w:delText xml:space="preserve">, but this was not statistically significant </w:delText>
        </w:r>
      </w:del>
      <w:r>
        <w:t>(P = 0.</w:t>
      </w:r>
      <w:commentRangeStart w:id="543"/>
      <w:commentRangeStart w:id="544"/>
      <w:r>
        <w:t>15</w:t>
      </w:r>
      <w:commentRangeEnd w:id="543"/>
      <w:r w:rsidR="00101EF0">
        <w:rPr>
          <w:rStyle w:val="CommentReference"/>
        </w:rPr>
        <w:commentReference w:id="543"/>
      </w:r>
      <w:commentRangeEnd w:id="544"/>
      <w:r w:rsidR="002C5CDE">
        <w:rPr>
          <w:rStyle w:val="CommentReference"/>
        </w:rPr>
        <w:commentReference w:id="544"/>
      </w:r>
      <w:ins w:id="545" w:author="Martin, Spencer [VCH]" w:date="2024-05-15T10:04:00Z">
        <w:r w:rsidR="00101EF0">
          <w:t>; HR 0.</w:t>
        </w:r>
      </w:ins>
      <w:ins w:id="546" w:author="Martin, Spencer [VCH]" w:date="2024-05-15T10:10:00Z">
        <w:r w:rsidR="00101EF0">
          <w:t>74</w:t>
        </w:r>
      </w:ins>
      <w:ins w:id="547" w:author="Martin, Spencer [VCH]" w:date="2024-05-15T10:04:00Z">
        <w:r w:rsidR="00101EF0">
          <w:t xml:space="preserve"> (CI 95%: </w:t>
        </w:r>
      </w:ins>
      <w:ins w:id="548" w:author="Martin, Spencer [VCH]" w:date="2024-05-15T10:05:00Z">
        <w:r w:rsidR="00101EF0">
          <w:t>0</w:t>
        </w:r>
      </w:ins>
      <w:ins w:id="549" w:author="Martin, Spencer [VCH]" w:date="2024-05-15T10:04:00Z">
        <w:r w:rsidR="00101EF0">
          <w:t>.49, 1.12</w:t>
        </w:r>
      </w:ins>
      <w:r>
        <w:t xml:space="preserve">). </w:t>
      </w:r>
      <w:del w:id="550" w:author="Martin, Spencer [VCH]" w:date="2024-05-15T09:14:00Z">
        <w:r w:rsidDel="007C5FC4">
          <w:delText>Age was associated with shorter overall survival</w:delText>
        </w:r>
      </w:del>
      <w:del w:id="551" w:author="Martin, Spencer [VCH]" w:date="2024-05-14T11:19:00Z">
        <w:r w:rsidDel="001B6FE5">
          <w:delText>. N</w:delText>
        </w:r>
      </w:del>
      <w:del w:id="552" w:author="Martin, Spencer [VCH]" w:date="2024-05-15T09:14:00Z">
        <w:r w:rsidDel="007C5FC4">
          <w:delText xml:space="preserve">one of the adjuvant treatment modalities tested were significantly associated with longer survival. </w:delText>
        </w:r>
      </w:del>
      <w:ins w:id="553" w:author="Martin, Spencer [VCH]" w:date="2024-05-14T11:05:00Z">
        <w:r w:rsidR="00005AA4" w:rsidRPr="00005AA4">
          <w:t>Surprisingly, univariate Kaplan-Meier analyses failed to identify significant association between TIL</w:t>
        </w:r>
        <w:r w:rsidR="00005AA4">
          <w:t xml:space="preserve">-high cases </w:t>
        </w:r>
        <w:r w:rsidR="00005AA4" w:rsidRPr="00005AA4">
          <w:t xml:space="preserve">and overall, progression-free, or disease-specific survival (all P &gt; 0.175) (Sup Figure ##). </w:t>
        </w:r>
      </w:ins>
      <w:r>
        <w:t xml:space="preserve">The discordance in the effect of TIL between univariate and multivariate analyses was at least partially explained by differences between </w:t>
      </w:r>
      <w:del w:id="554" w:author="Martin, Spencer [VCH]" w:date="2024-05-14T11:20:00Z">
        <w:r w:rsidDel="001B6FE5">
          <w:delText xml:space="preserve">limited </w:delText>
        </w:r>
      </w:del>
      <w:ins w:id="555" w:author="Martin, Spencer [VCH]" w:date="2024-05-14T11:20:00Z">
        <w:r w:rsidR="001B6FE5">
          <w:t xml:space="preserve">early </w:t>
        </w:r>
      </w:ins>
      <w:r>
        <w:t>and advanced stage disease. Univariate Kaplan-Meier analyses stratified by stage highlighted that the association between TIL cluster and survival was most pronounced in patients with stage III disease (</w:t>
      </w:r>
      <w:commentRangeStart w:id="556"/>
      <w:commentRangeStart w:id="557"/>
      <w:r w:rsidR="00D3361B">
        <w:fldChar w:fldCharType="begin"/>
      </w:r>
      <w:r w:rsidR="00D3361B">
        <w:instrText>HYPERLINK \l "suppfig-km-stage" \h</w:instrText>
      </w:r>
      <w:r w:rsidR="00D3361B">
        <w:fldChar w:fldCharType="separate"/>
      </w:r>
      <w:r>
        <w:rPr>
          <w:rStyle w:val="Hyperlink"/>
        </w:rPr>
        <w:t>Figure S2</w:t>
      </w:r>
      <w:r w:rsidR="00D3361B">
        <w:rPr>
          <w:rStyle w:val="Hyperlink"/>
        </w:rPr>
        <w:fldChar w:fldCharType="end"/>
      </w:r>
      <w:commentRangeEnd w:id="556"/>
      <w:r w:rsidR="00005AA4">
        <w:rPr>
          <w:rStyle w:val="CommentReference"/>
        </w:rPr>
        <w:commentReference w:id="556"/>
      </w:r>
      <w:commentRangeEnd w:id="557"/>
      <w:r w:rsidR="00B305BE">
        <w:rPr>
          <w:rStyle w:val="CommentReference"/>
        </w:rPr>
        <w:commentReference w:id="557"/>
      </w:r>
      <w:r>
        <w:t xml:space="preserve">). The median 5-year overall survival </w:t>
      </w:r>
      <w:ins w:id="558" w:author="Martin, Spencer [VCH]" w:date="2024-05-14T11:20:00Z">
        <w:r w:rsidR="001B6FE5">
          <w:t xml:space="preserve">in stage III disease </w:t>
        </w:r>
      </w:ins>
      <w:r>
        <w:t xml:space="preserve">was 24.9% (95% CI, 9.6%-64.7%) for TIL-poor </w:t>
      </w:r>
      <w:del w:id="559" w:author="Martin, Spencer [VCH]" w:date="2024-05-14T11:20:00Z">
        <w:r w:rsidDel="001B6FE5">
          <w:delText xml:space="preserve">stage III </w:delText>
        </w:r>
      </w:del>
      <w:r>
        <w:t xml:space="preserve">cancers </w:t>
      </w:r>
      <w:del w:id="560" w:author="Martin, Spencer [VCH]" w:date="2024-05-14T11:20:00Z">
        <w:r w:rsidDel="001B6FE5">
          <w:delText xml:space="preserve">and </w:delText>
        </w:r>
      </w:del>
      <w:ins w:id="561" w:author="Martin, Spencer [VCH]" w:date="2024-05-14T11:20:00Z">
        <w:r w:rsidR="001B6FE5">
          <w:t xml:space="preserve">and </w:t>
        </w:r>
      </w:ins>
      <w:r>
        <w:t>55.2% (95% CI, 38.3%-79.6%</w:t>
      </w:r>
      <w:ins w:id="562" w:author="Martin, Spencer [VCH]" w:date="2024-05-15T09:24:00Z">
        <w:r w:rsidR="00047875" w:rsidRPr="00047875">
          <w:t xml:space="preserve">; </w:t>
        </w:r>
        <w:r w:rsidR="00047875" w:rsidRPr="00101EF0">
          <w:t>HR?</w:t>
        </w:r>
      </w:ins>
      <w:r w:rsidRPr="00101EF0">
        <w:t>)</w:t>
      </w:r>
      <w:r>
        <w:t xml:space="preserve"> for TIL-rich stage III cancers (n = 71). </w:t>
      </w:r>
      <w:del w:id="563" w:author="Martin, Spencer [VCH]" w:date="2024-05-14T11:21:00Z">
        <w:r w:rsidDel="001B6FE5">
          <w:delText>Comparatively</w:delText>
        </w:r>
      </w:del>
      <w:ins w:id="564" w:author="Martin, Spencer [VCH]" w:date="2024-05-14T11:21:00Z">
        <w:r w:rsidR="001B6FE5">
          <w:t>In contrast</w:t>
        </w:r>
      </w:ins>
      <w:r>
        <w:t xml:space="preserve">, the median 5-year overall survival </w:t>
      </w:r>
      <w:ins w:id="565" w:author="Martin, Spencer [VCH]" w:date="2024-05-14T11:21:00Z">
        <w:r w:rsidR="001B6FE5">
          <w:t xml:space="preserve">in stage I disease </w:t>
        </w:r>
      </w:ins>
      <w:r>
        <w:t xml:space="preserve">was 74.9% (95% CI, 61.9%-90.6%) for TIL-poor </w:t>
      </w:r>
      <w:del w:id="566" w:author="Martin, Spencer [VCH]" w:date="2024-05-14T11:21:00Z">
        <w:r w:rsidDel="001B6FE5">
          <w:delText xml:space="preserve">stage I </w:delText>
        </w:r>
      </w:del>
      <w:r>
        <w:t>cancers and 79.1% (95% CI, 67%-93.4%</w:t>
      </w:r>
      <w:ins w:id="567" w:author="Martin, Spencer [VCH]" w:date="2024-05-15T09:25:00Z">
        <w:r w:rsidR="00047875">
          <w:t xml:space="preserve">; </w:t>
        </w:r>
        <w:r w:rsidR="00047875" w:rsidRPr="00101EF0">
          <w:t>HR</w:t>
        </w:r>
      </w:ins>
      <w:r w:rsidRPr="00101EF0">
        <w:t>)</w:t>
      </w:r>
      <w:r>
        <w:t xml:space="preserve"> for TIL-rich stage I cancers (n = 118). </w:t>
      </w:r>
      <w:commentRangeStart w:id="568"/>
      <w:del w:id="569" w:author="Martin, Spencer [VCH]" w:date="2024-05-14T11:10:00Z">
        <w:r w:rsidDel="00CA099E">
          <w:delText xml:space="preserve">Neither TIL subgroup nor individual TIL densities were correlated with HER2 status by immunohistochemistry or shallow whole-genome sequencing. </w:delText>
        </w:r>
      </w:del>
      <w:commentRangeEnd w:id="568"/>
      <w:r w:rsidR="00CA099E">
        <w:rPr>
          <w:rStyle w:val="CommentReference"/>
        </w:rPr>
        <w:commentReference w:id="568"/>
      </w:r>
      <w:ins w:id="570" w:author="Martin, Spencer [VCH]" w:date="2024-05-14T11:11:00Z">
        <w:r w:rsidR="00CA099E">
          <w:t xml:space="preserve"> </w:t>
        </w:r>
      </w:ins>
      <w:ins w:id="571" w:author="Martin, Spencer [VCH]" w:date="2024-05-14T11:21:00Z">
        <w:r w:rsidR="001B6FE5">
          <w:t>T</w:t>
        </w:r>
      </w:ins>
      <w:del w:id="572" w:author="Martin, Spencer [VCH]" w:date="2024-05-14T11:10:00Z">
        <w:r w:rsidDel="00CA099E">
          <w:delText>T</w:delText>
        </w:r>
      </w:del>
      <w:r>
        <w:t>hus, TILs are associated with longer survival in p53abn endometrial carcinoma</w:t>
      </w:r>
      <w:ins w:id="573" w:author="Martin, Spencer [VCH]" w:date="2024-05-14T11:21:00Z">
        <w:r w:rsidR="001B6FE5">
          <w:t>, particularly in high stage disease</w:t>
        </w:r>
      </w:ins>
      <w:r>
        <w:t>.</w:t>
      </w:r>
      <w:ins w:id="574" w:author="Martin, Spencer [VCH]" w:date="2024-05-14T12:23:00Z">
        <w:r w:rsidR="006F3B69">
          <w:br/>
        </w:r>
        <w:commentRangeStart w:id="575"/>
        <w:r w:rsidR="006F3B69" w:rsidRPr="006F3B69">
          <w:rPr>
            <w:highlight w:val="yellow"/>
            <w:rPrChange w:id="576" w:author="Martin, Spencer [VCH]" w:date="2024-05-14T12:24:00Z">
              <w:rPr/>
            </w:rPrChange>
          </w:rPr>
          <w:t>###</w:t>
        </w:r>
      </w:ins>
      <w:ins w:id="577" w:author="Martin, Spencer [VCH]" w:date="2024-05-15T09:25:00Z">
        <w:r w:rsidR="00047875">
          <w:rPr>
            <w:highlight w:val="yellow"/>
          </w:rPr>
          <w:t xml:space="preserve">New analysis: </w:t>
        </w:r>
      </w:ins>
      <w:ins w:id="578" w:author="Martin, Spencer [VCH]" w:date="2024-05-14T12:23:00Z">
        <w:r w:rsidR="006F3B69" w:rsidRPr="006F3B69">
          <w:rPr>
            <w:highlight w:val="yellow"/>
            <w:rPrChange w:id="579" w:author="Martin, Spencer [VCH]" w:date="2024-05-14T12:24:00Z">
              <w:rPr/>
            </w:rPrChange>
          </w:rPr>
          <w:t xml:space="preserve">see if there is a stronger </w:t>
        </w:r>
      </w:ins>
      <w:ins w:id="580" w:author="Martin, Spencer [VCH]" w:date="2024-05-14T12:24:00Z">
        <w:r w:rsidR="006F3B69" w:rsidRPr="006F3B69">
          <w:rPr>
            <w:highlight w:val="yellow"/>
            <w:rPrChange w:id="581" w:author="Martin, Spencer [VCH]" w:date="2024-05-14T12:24:00Z">
              <w:rPr/>
            </w:rPrChange>
          </w:rPr>
          <w:t>association within the patient group treated with chemo###</w:t>
        </w:r>
      </w:ins>
      <w:commentRangeEnd w:id="575"/>
      <w:r w:rsidR="00830FFE">
        <w:rPr>
          <w:rStyle w:val="CommentReference"/>
        </w:rPr>
        <w:commentReference w:id="575"/>
      </w:r>
    </w:p>
    <w:p w14:paraId="529BF129" w14:textId="77777777" w:rsidR="00CA099E" w:rsidRPr="007A556C" w:rsidRDefault="00CA099E">
      <w:pPr>
        <w:pStyle w:val="BodyText"/>
        <w:rPr>
          <w:ins w:id="582" w:author="Martin, Spencer [VCH]" w:date="2024-05-14T11:14:00Z"/>
          <w:color w:val="4F81BD" w:themeColor="accent1"/>
          <w:rPrChange w:id="583" w:author="Martin, Spencer [VCH]" w:date="2024-05-14T11:38:00Z">
            <w:rPr>
              <w:ins w:id="584" w:author="Martin, Spencer [VCH]" w:date="2024-05-14T11:14:00Z"/>
            </w:rPr>
          </w:rPrChange>
        </w:rPr>
      </w:pPr>
      <w:ins w:id="585" w:author="Martin, Spencer [VCH]" w:date="2024-05-14T11:14:00Z">
        <w:r w:rsidRPr="007A556C">
          <w:rPr>
            <w:color w:val="4F81BD" w:themeColor="accent1"/>
            <w:rPrChange w:id="586" w:author="Martin, Spencer [VCH]" w:date="2024-05-14T11:38:00Z">
              <w:rPr/>
            </w:rPrChange>
          </w:rPr>
          <w:t>3.4 Association between TIL-high and histologic subtypes of p53abn endometrial carcinoma.</w:t>
        </w:r>
      </w:ins>
    </w:p>
    <w:p w14:paraId="317FEF40" w14:textId="2DB3A453" w:rsidR="00B81EB2" w:rsidRDefault="00ED3545">
      <w:pPr>
        <w:pStyle w:val="BodyText"/>
      </w:pPr>
      <w:del w:id="587" w:author="Martin, Spencer [VCH]" w:date="2024-05-14T11:23:00Z">
        <w:r w:rsidDel="001B6FE5">
          <w:delText xml:space="preserve">As </w:delText>
        </w:r>
      </w:del>
      <w:r>
        <w:t xml:space="preserve">p53abn endometrial carcinomas </w:t>
      </w:r>
      <w:del w:id="588" w:author="Martin, Spencer [VCH]" w:date="2024-04-16T11:38:00Z">
        <w:r w:rsidDel="00F905E7">
          <w:delText xml:space="preserve">represent </w:delText>
        </w:r>
      </w:del>
      <w:ins w:id="589" w:author="Martin, Spencer [VCH]" w:date="2024-04-16T11:38:00Z">
        <w:r w:rsidR="00F905E7">
          <w:t xml:space="preserve">is comprised of </w:t>
        </w:r>
      </w:ins>
      <w:r>
        <w:t xml:space="preserve">a mixture </w:t>
      </w:r>
      <w:ins w:id="590" w:author="Martin, Spencer [VCH]" w:date="2024-05-14T11:34:00Z">
        <w:r w:rsidR="00F4322F">
          <w:t xml:space="preserve">serous and </w:t>
        </w:r>
      </w:ins>
      <w:del w:id="591" w:author="Martin, Spencer [VCH]" w:date="2024-05-14T11:34:00Z">
        <w:r w:rsidDel="00F4322F">
          <w:delText xml:space="preserve">of </w:delText>
        </w:r>
      </w:del>
      <w:ins w:id="592" w:author="Martin, Spencer [VCH]" w:date="2024-05-14T11:34:00Z">
        <w:r w:rsidR="00F4322F">
          <w:t xml:space="preserve">multiple </w:t>
        </w:r>
      </w:ins>
      <w:r>
        <w:t>different histotypes</w:t>
      </w:r>
      <w:ins w:id="593" w:author="Martin, Spencer [VCH]" w:date="2024-05-14T11:22:00Z">
        <w:r w:rsidR="001B6FE5">
          <w:t xml:space="preserve"> (including</w:t>
        </w:r>
      </w:ins>
      <w:ins w:id="594" w:author="Martin, Spencer [VCH]" w:date="2024-05-14T11:23:00Z">
        <w:r w:rsidR="001B6FE5">
          <w:t xml:space="preserve"> carcinosarcoma, endometrioid, clear cell</w:t>
        </w:r>
      </w:ins>
      <w:ins w:id="595" w:author="Martin, Spencer [VCH]" w:date="2024-05-14T11:27:00Z">
        <w:r w:rsidR="001B6FE5">
          <w:t>, and others</w:t>
        </w:r>
      </w:ins>
      <w:ins w:id="596" w:author="Martin, Spencer [VCH]" w:date="2024-05-14T11:23:00Z">
        <w:r w:rsidR="001B6FE5">
          <w:t>)</w:t>
        </w:r>
      </w:ins>
      <w:del w:id="597" w:author="Martin, Spencer [VCH]" w:date="2024-05-14T11:25:00Z">
        <w:r w:rsidDel="001B6FE5">
          <w:delText>,</w:delText>
        </w:r>
      </w:del>
      <w:ins w:id="598" w:author="Martin, Spencer [VCH]" w:date="2024-05-14T11:25:00Z">
        <w:r w:rsidR="001B6FE5">
          <w:t>. Therefore,</w:t>
        </w:r>
      </w:ins>
      <w:r>
        <w:t xml:space="preserve"> we </w:t>
      </w:r>
      <w:del w:id="599" w:author="Martin, Spencer [VCH]" w:date="2024-05-14T11:29:00Z">
        <w:r w:rsidDel="00F4322F">
          <w:delText xml:space="preserve">investigated whether </w:delText>
        </w:r>
      </w:del>
      <w:ins w:id="600" w:author="Martin, Spencer [VCH]" w:date="2024-05-14T11:29:00Z">
        <w:r w:rsidR="00F4322F">
          <w:t xml:space="preserve">assessed for associations between </w:t>
        </w:r>
      </w:ins>
      <w:ins w:id="601" w:author="Martin, Spencer [VCH]" w:date="2024-04-16T11:39:00Z">
        <w:r w:rsidR="00F905E7">
          <w:t xml:space="preserve">TIL </w:t>
        </w:r>
      </w:ins>
      <w:ins w:id="602" w:author="Martin, Spencer [VCH]" w:date="2024-05-14T11:28:00Z">
        <w:r w:rsidR="001B6FE5">
          <w:t>cluster</w:t>
        </w:r>
      </w:ins>
      <w:ins w:id="603" w:author="Martin, Spencer [VCH]" w:date="2024-04-16T11:39:00Z">
        <w:r w:rsidR="00F905E7">
          <w:t xml:space="preserve"> </w:t>
        </w:r>
      </w:ins>
      <w:ins w:id="604" w:author="Martin, Spencer [VCH]" w:date="2024-05-14T11:29:00Z">
        <w:r w:rsidR="00F4322F">
          <w:t xml:space="preserve">and histotype </w:t>
        </w:r>
      </w:ins>
      <w:ins w:id="605" w:author="Martin, Spencer [VCH]" w:date="2024-05-14T11:26:00Z">
        <w:r w:rsidR="001B6FE5">
          <w:t>in our cohort</w:t>
        </w:r>
      </w:ins>
      <w:del w:id="606" w:author="Martin, Spencer [VCH]" w:date="2024-05-14T11:26:00Z">
        <w:r w:rsidDel="001B6FE5">
          <w:delText>histotype</w:delText>
        </w:r>
      </w:del>
      <w:del w:id="607" w:author="Martin, Spencer [VCH]" w:date="2024-04-16T11:39:00Z">
        <w:r w:rsidDel="00F905E7">
          <w:delText xml:space="preserve"> modifies the association between TIL and survival</w:delText>
        </w:r>
      </w:del>
      <w:del w:id="608" w:author="Martin, Spencer [VCH]" w:date="2024-05-14T11:29:00Z">
        <w:r w:rsidDel="00F4322F">
          <w:delText xml:space="preserve">. </w:delText>
        </w:r>
      </w:del>
      <w:ins w:id="609" w:author="Martin, Spencer [VCH]" w:date="2024-05-14T11:29:00Z">
        <w:r w:rsidR="00F4322F">
          <w:t xml:space="preserve"> and found </w:t>
        </w:r>
      </w:ins>
      <w:r>
        <w:t xml:space="preserve">TIL subgroup was significantly associated with histotype </w:t>
      </w:r>
      <w:commentRangeStart w:id="610"/>
      <w:commentRangeStart w:id="611"/>
      <w:commentRangeStart w:id="612"/>
      <w:r>
        <w:t>(P = 6.51e-03)</w:t>
      </w:r>
      <w:ins w:id="613" w:author="Martin, Spencer [VCH]" w:date="2024-05-14T11:26:00Z">
        <w:r w:rsidR="001B6FE5">
          <w:t>.</w:t>
        </w:r>
      </w:ins>
      <w:del w:id="614" w:author="Martin, Spencer [VCH]" w:date="2024-05-14T11:26:00Z">
        <w:r w:rsidDel="001B6FE5">
          <w:delText xml:space="preserve">, </w:delText>
        </w:r>
        <w:commentRangeEnd w:id="610"/>
        <w:r w:rsidR="00F905E7" w:rsidDel="001B6FE5">
          <w:rPr>
            <w:rStyle w:val="CommentReference"/>
          </w:rPr>
          <w:commentReference w:id="610"/>
        </w:r>
      </w:del>
      <w:commentRangeEnd w:id="611"/>
      <w:r w:rsidR="00F4322F">
        <w:rPr>
          <w:rStyle w:val="CommentReference"/>
        </w:rPr>
        <w:commentReference w:id="611"/>
      </w:r>
      <w:commentRangeEnd w:id="612"/>
      <w:r w:rsidR="00B305BE">
        <w:rPr>
          <w:rStyle w:val="CommentReference"/>
        </w:rPr>
        <w:commentReference w:id="612"/>
      </w:r>
      <w:ins w:id="615" w:author="Martin, Spencer [VCH]" w:date="2024-04-16T11:40:00Z">
        <w:r w:rsidR="00F905E7">
          <w:t xml:space="preserve"> </w:t>
        </w:r>
      </w:ins>
      <w:del w:id="616" w:author="Martin, Spencer [VCH]" w:date="2024-04-16T11:40:00Z">
        <w:r w:rsidDel="00F905E7">
          <w:delText xml:space="preserve">with </w:delText>
        </w:r>
      </w:del>
      <w:ins w:id="617" w:author="Martin, Spencer [VCH]" w:date="2024-04-16T11:40:00Z">
        <w:r w:rsidR="00F905E7">
          <w:t>Indeed</w:t>
        </w:r>
      </w:ins>
      <w:ins w:id="618" w:author="Martin, Spencer [VCH]" w:date="2024-04-16T11:42:00Z">
        <w:r w:rsidR="00F905E7">
          <w:t>,</w:t>
        </w:r>
      </w:ins>
      <w:ins w:id="619" w:author="Martin, Spencer [VCH]" w:date="2024-04-16T11:40:00Z">
        <w:r w:rsidR="00F905E7">
          <w:t xml:space="preserve"> </w:t>
        </w:r>
      </w:ins>
      <w:del w:id="620" w:author="Martin, Spencer [VCH]" w:date="2024-04-16T11:40:00Z">
        <w:r w:rsidDel="00F905E7">
          <w:delText xml:space="preserve">most </w:delText>
        </w:r>
      </w:del>
      <w:ins w:id="621" w:author="Martin, Spencer [VCH]" w:date="2024-04-16T11:40:00Z">
        <w:r w:rsidR="00F905E7">
          <w:t xml:space="preserve">74% </w:t>
        </w:r>
      </w:ins>
      <w:ins w:id="622" w:author="Martin, Spencer [VCH]" w:date="2024-04-16T11:41:00Z">
        <w:r w:rsidR="00F905E7" w:rsidRPr="00F905E7">
          <w:t>(23/31)</w:t>
        </w:r>
        <w:r w:rsidR="00F905E7">
          <w:t xml:space="preserve"> </w:t>
        </w:r>
      </w:ins>
      <w:ins w:id="623" w:author="Martin, Spencer [VCH]" w:date="2024-04-16T11:40:00Z">
        <w:r w:rsidR="00F905E7">
          <w:t xml:space="preserve">of </w:t>
        </w:r>
      </w:ins>
      <w:r>
        <w:t xml:space="preserve">carcinosarcomas </w:t>
      </w:r>
      <w:del w:id="624" w:author="Martin, Spencer [VCH]" w:date="2024-04-16T11:41:00Z">
        <w:r w:rsidDel="00F905E7">
          <w:delText xml:space="preserve">falling in the </w:delText>
        </w:r>
      </w:del>
      <w:ins w:id="625" w:author="Martin, Spencer [VCH]" w:date="2024-04-16T11:41:00Z">
        <w:r w:rsidR="00F905E7">
          <w:t xml:space="preserve"> were </w:t>
        </w:r>
      </w:ins>
      <w:r>
        <w:t>TIL-poor</w:t>
      </w:r>
      <w:del w:id="626" w:author="Martin, Spencer [VCH]" w:date="2024-05-15T10:18:00Z">
        <w:r w:rsidDel="00E75539">
          <w:delText xml:space="preserve"> </w:delText>
        </w:r>
      </w:del>
      <w:del w:id="627" w:author="Martin, Spencer [VCH]" w:date="2024-04-16T11:41:00Z">
        <w:r w:rsidDel="00F905E7">
          <w:delText>group (23/31)</w:delText>
        </w:r>
      </w:del>
      <w:r>
        <w:t xml:space="preserve">, compared to </w:t>
      </w:r>
      <w:ins w:id="628" w:author="Martin, Spencer [VCH]" w:date="2024-04-16T11:41:00Z">
        <w:r w:rsidR="00F905E7">
          <w:t>only 43% (</w:t>
        </w:r>
      </w:ins>
      <w:r>
        <w:t>97/224</w:t>
      </w:r>
      <w:ins w:id="629" w:author="Martin, Spencer [VCH]" w:date="2024-04-16T11:41:00Z">
        <w:r w:rsidR="00F905E7">
          <w:t>)</w:t>
        </w:r>
      </w:ins>
      <w:r>
        <w:t xml:space="preserve"> of non-carcinosarcoma histotypes </w:t>
      </w:r>
      <w:ins w:id="630" w:author="Martin, Spencer [VCH]" w:date="2024-05-14T11:30:00Z">
        <w:r w:rsidR="00F4322F">
          <w:t>(</w:t>
        </w:r>
        <w:commentRangeStart w:id="631"/>
        <w:r w:rsidR="00F4322F" w:rsidRPr="00352913">
          <w:rPr>
            <w:highlight w:val="yellow"/>
            <w:rPrChange w:id="632" w:author="Martin, Spencer [VCH]" w:date="2024-05-15T09:27:00Z">
              <w:rPr/>
            </w:rPrChange>
          </w:rPr>
          <w:t>Figure</w:t>
        </w:r>
      </w:ins>
      <w:ins w:id="633" w:author="Martin, Spencer [VCH]" w:date="2024-05-14T11:31:00Z">
        <w:r w:rsidR="00F4322F" w:rsidRPr="00352913">
          <w:rPr>
            <w:highlight w:val="yellow"/>
            <w:rPrChange w:id="634" w:author="Martin, Spencer [VCH]" w:date="2024-05-15T09:27:00Z">
              <w:rPr/>
            </w:rPrChange>
          </w:rPr>
          <w:t xml:space="preserve"> showing each subtype and TIL quantity?</w:t>
        </w:r>
      </w:ins>
      <w:ins w:id="635" w:author="Martin, Spencer [VCH]" w:date="2024-05-15T09:27:00Z">
        <w:r w:rsidR="00352913" w:rsidRPr="00352913">
          <w:rPr>
            <w:highlight w:val="yellow"/>
            <w:rPrChange w:id="636" w:author="Martin, Spencer [VCH]" w:date="2024-05-15T09:27:00Z">
              <w:rPr/>
            </w:rPrChange>
          </w:rPr>
          <w:t xml:space="preserve"> Or percent of each histotype + combined non-carcinosarc</w:t>
        </w:r>
      </w:ins>
      <w:ins w:id="637" w:author="Martin, Spencer [VCH]" w:date="2024-05-14T11:30:00Z">
        <w:r w:rsidR="00F4322F">
          <w:t>)</w:t>
        </w:r>
      </w:ins>
      <w:r>
        <w:t>(</w:t>
      </w:r>
      <w:commentRangeEnd w:id="631"/>
      <w:r w:rsidR="008D34E1">
        <w:rPr>
          <w:rStyle w:val="CommentReference"/>
        </w:rPr>
        <w:commentReference w:id="631"/>
      </w:r>
      <w:r>
        <w:t xml:space="preserve">adjusted P = 0.011). </w:t>
      </w:r>
      <w:ins w:id="638" w:author="Martin, Spencer [VCH]" w:date="2024-05-14T11:35:00Z">
        <w:r w:rsidR="00F4322F">
          <w:t xml:space="preserve">No significant association was found between </w:t>
        </w:r>
      </w:ins>
      <w:ins w:id="639" w:author="Martin, Spencer [VCH]" w:date="2024-04-16T11:45:00Z">
        <w:r w:rsidR="00F905E7">
          <w:t xml:space="preserve">TIL </w:t>
        </w:r>
      </w:ins>
      <w:ins w:id="640" w:author="Martin, Spencer [VCH]" w:date="2024-05-14T11:33:00Z">
        <w:r w:rsidR="00F4322F">
          <w:t>cluster</w:t>
        </w:r>
      </w:ins>
      <w:ins w:id="641" w:author="Martin, Spencer [VCH]" w:date="2024-04-16T11:45:00Z">
        <w:r w:rsidR="00F905E7">
          <w:t xml:space="preserve"> </w:t>
        </w:r>
      </w:ins>
      <w:ins w:id="642" w:author="Martin, Spencer [VCH]" w:date="2024-05-14T11:34:00Z">
        <w:r w:rsidR="00F4322F">
          <w:t>and</w:t>
        </w:r>
      </w:ins>
      <w:ins w:id="643" w:author="Martin, Spencer [VCH]" w:date="2024-04-16T11:45:00Z">
        <w:r w:rsidR="00F905E7">
          <w:t xml:space="preserve"> </w:t>
        </w:r>
      </w:ins>
      <w:del w:id="644" w:author="Martin, Spencer [VCH]" w:date="2024-04-16T11:45:00Z">
        <w:r w:rsidDel="00F905E7">
          <w:delText>O</w:delText>
        </w:r>
      </w:del>
      <w:ins w:id="645" w:author="Martin, Spencer [VCH]" w:date="2024-04-16T11:45:00Z">
        <w:r w:rsidR="00F905E7">
          <w:t>o</w:t>
        </w:r>
      </w:ins>
      <w:r>
        <w:t xml:space="preserve">ther </w:t>
      </w:r>
      <w:ins w:id="646" w:author="Martin, Spencer [VCH]" w:date="2024-05-14T11:35:00Z">
        <w:r w:rsidR="00F4322F">
          <w:t xml:space="preserve">independent </w:t>
        </w:r>
      </w:ins>
      <w:r>
        <w:t>non-serous histotype</w:t>
      </w:r>
      <w:del w:id="647" w:author="Martin, Spencer [VCH]" w:date="2024-05-14T11:35:00Z">
        <w:r w:rsidDel="00F4322F">
          <w:delText>s were not significantly associated</w:delText>
        </w:r>
      </w:del>
      <w:del w:id="648" w:author="Martin, Spencer [VCH]" w:date="2024-04-16T11:45:00Z">
        <w:r w:rsidDel="00F905E7">
          <w:delText xml:space="preserve"> with histotype</w:delText>
        </w:r>
      </w:del>
      <w:r>
        <w:t xml:space="preserve">. </w:t>
      </w:r>
      <w:ins w:id="649" w:author="Martin, Spencer [VCH]" w:date="2024-05-14T11:33:00Z">
        <w:r w:rsidR="00F4322F" w:rsidRPr="00F4322F">
          <w:t>Carcinosarcomas trended towards shorter overall, progression-free and disease-specific survival, consistent with prior findings (Chuyao Zhang et al. 2015; Bernardini et al. 2016; Raffone et al. 2022), but this was not statistically significant (all P &gt; 0.067).</w:t>
        </w:r>
      </w:ins>
      <w:ins w:id="650" w:author="Martin, Spencer [VCH]" w:date="2024-05-14T11:36:00Z">
        <w:r w:rsidR="00F4322F">
          <w:t xml:space="preserve"> </w:t>
        </w:r>
      </w:ins>
      <w:r>
        <w:t>To account for the differences in immune composition between carcinosarcomas and other p53abn endometrial cancer histotypes, we included carcinosarcoma as an explanatory variable in our multivariate analysis. The association between TIL subgroup and overall survival remained significant (HR 0.65, 95% CI 0.426-0.989, P = 0.044), suggesting that TIL</w:t>
      </w:r>
      <w:ins w:id="651" w:author="Martin, Spencer [VCH]" w:date="2024-05-14T11:32:00Z">
        <w:r w:rsidR="00F4322F">
          <w:t xml:space="preserve">-high classification </w:t>
        </w:r>
      </w:ins>
      <w:del w:id="652" w:author="Martin, Spencer [VCH]" w:date="2024-05-14T11:32:00Z">
        <w:r w:rsidDel="00F4322F">
          <w:delText xml:space="preserve"> subgroup </w:delText>
        </w:r>
      </w:del>
      <w:r>
        <w:t>is prognostic</w:t>
      </w:r>
      <w:ins w:id="653" w:author="Martin, Spencer [VCH]" w:date="2024-04-16T11:46:00Z">
        <w:r w:rsidR="00F905E7">
          <w:t>,</w:t>
        </w:r>
      </w:ins>
      <w:r>
        <w:t xml:space="preserve"> independently of histotype. </w:t>
      </w:r>
      <w:del w:id="654" w:author="Martin, Spencer [VCH]" w:date="2024-05-14T11:33:00Z">
        <w:r w:rsidDel="00F4322F">
          <w:delText xml:space="preserve">Carcinosarcomas </w:delText>
        </w:r>
      </w:del>
      <w:del w:id="655" w:author="Martin, Spencer [VCH]" w:date="2024-04-16T11:47:00Z">
        <w:r w:rsidDel="00F905E7">
          <w:delText>were associated with</w:delText>
        </w:r>
      </w:del>
      <w:del w:id="656" w:author="Martin, Spencer [VCH]" w:date="2024-05-14T11:33:00Z">
        <w:r w:rsidDel="00F4322F">
          <w:delText xml:space="preserve"> shorter overall, progression-free and disease-specific survival, consistent with prior findings (Chuyao Zhang et al. 2015; Bernardini et al. 2016; Raffone et al. 2022), but this was not statistically significant (all P &gt; 0.067).</w:delText>
        </w:r>
      </w:del>
    </w:p>
    <w:tbl>
      <w:tblPr>
        <w:tblStyle w:val="Table"/>
        <w:tblW w:w="5000" w:type="pct"/>
        <w:tblLayout w:type="fixed"/>
        <w:tblLook w:val="0000" w:firstRow="0" w:lastRow="0" w:firstColumn="0" w:lastColumn="0" w:noHBand="0" w:noVBand="0"/>
      </w:tblPr>
      <w:tblGrid>
        <w:gridCol w:w="9360"/>
      </w:tblGrid>
      <w:tr w:rsidR="00B81EB2" w14:paraId="00A00D28" w14:textId="77777777">
        <w:tc>
          <w:tcPr>
            <w:tcW w:w="7920" w:type="dxa"/>
          </w:tcPr>
          <w:p w14:paraId="140A27D8" w14:textId="77777777" w:rsidR="00B81EB2" w:rsidRDefault="00ED3545">
            <w:pPr>
              <w:pStyle w:val="Compact"/>
              <w:jc w:val="center"/>
            </w:pPr>
            <w:bookmarkStart w:id="657" w:name="fig-densities-tilclust"/>
            <w:commentRangeStart w:id="658"/>
            <w:commentRangeStart w:id="659"/>
            <w:r>
              <w:rPr>
                <w:noProof/>
              </w:rPr>
              <w:lastRenderedPageBreak/>
              <w:drawing>
                <wp:inline distT="0" distB="0" distL="0" distR="0" wp14:anchorId="07EEB396" wp14:editId="6B6C2678">
                  <wp:extent cx="5334000" cy="58674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index_files/figure-docx/notebooks-clustering-fig-densities-tilclust-output-1.png"/>
                          <pic:cNvPicPr>
                            <a:picLocks noChangeAspect="1" noChangeArrowheads="1"/>
                          </pic:cNvPicPr>
                        </pic:nvPicPr>
                        <pic:blipFill>
                          <a:blip r:embed="rId22"/>
                          <a:stretch>
                            <a:fillRect/>
                          </a:stretch>
                        </pic:blipFill>
                        <pic:spPr bwMode="auto">
                          <a:xfrm>
                            <a:off x="0" y="0"/>
                            <a:ext cx="5334000" cy="5867400"/>
                          </a:xfrm>
                          <a:prstGeom prst="rect">
                            <a:avLst/>
                          </a:prstGeom>
                          <a:noFill/>
                          <a:ln w="9525">
                            <a:noFill/>
                            <a:headEnd/>
                            <a:tailEnd/>
                          </a:ln>
                        </pic:spPr>
                      </pic:pic>
                    </a:graphicData>
                  </a:graphic>
                </wp:inline>
              </w:drawing>
            </w:r>
            <w:commentRangeEnd w:id="658"/>
            <w:r w:rsidR="00130D1E">
              <w:rPr>
                <w:rStyle w:val="CommentReference"/>
              </w:rPr>
              <w:commentReference w:id="658"/>
            </w:r>
            <w:commentRangeEnd w:id="659"/>
            <w:r w:rsidR="00B305BE">
              <w:rPr>
                <w:rStyle w:val="CommentReference"/>
              </w:rPr>
              <w:commentReference w:id="659"/>
            </w:r>
          </w:p>
          <w:p w14:paraId="64A748C8" w14:textId="77777777" w:rsidR="00B81EB2" w:rsidRDefault="00ED3545">
            <w:pPr>
              <w:pStyle w:val="ImageCaption"/>
              <w:spacing w:before="200"/>
            </w:pPr>
            <w:r>
              <w:t>Figure 3: Clusters and association with survival</w:t>
            </w:r>
          </w:p>
        </w:tc>
        <w:bookmarkEnd w:id="657"/>
      </w:tr>
    </w:tbl>
    <w:p w14:paraId="17256B9C" w14:textId="77777777" w:rsidR="00B81EB2" w:rsidRDefault="00ED3545">
      <w:pPr>
        <w:pStyle w:val="BodyText"/>
      </w:pPr>
      <w:r>
        <w:rPr>
          <w:vertAlign w:val="subscript"/>
        </w:rPr>
        <w:t xml:space="preserve">Source: </w:t>
      </w:r>
      <w:hyperlink r:id="rId23" w:anchor="cell-fig-densities-tilclust">
        <w:r>
          <w:rPr>
            <w:rStyle w:val="Hyperlink"/>
            <w:vertAlign w:val="subscript"/>
          </w:rPr>
          <w:t>Clustering results</w:t>
        </w:r>
      </w:hyperlink>
    </w:p>
    <w:tbl>
      <w:tblPr>
        <w:tblStyle w:val="Table"/>
        <w:tblW w:w="5000" w:type="pct"/>
        <w:tblLayout w:type="fixed"/>
        <w:tblLook w:val="0000" w:firstRow="0" w:lastRow="0" w:firstColumn="0" w:lastColumn="0" w:noHBand="0" w:noVBand="0"/>
      </w:tblPr>
      <w:tblGrid>
        <w:gridCol w:w="9360"/>
      </w:tblGrid>
      <w:tr w:rsidR="00B81EB2" w14:paraId="0EB354B6" w14:textId="77777777">
        <w:tc>
          <w:tcPr>
            <w:tcW w:w="7920" w:type="dxa"/>
          </w:tcPr>
          <w:p w14:paraId="119DFC5E" w14:textId="77777777" w:rsidR="00B81EB2" w:rsidRDefault="00ED3545">
            <w:pPr>
              <w:pStyle w:val="ImageCaption"/>
              <w:spacing w:before="200"/>
            </w:pPr>
            <w:bookmarkStart w:id="660" w:name="tbl-cox-hazards"/>
            <w:r>
              <w:t>Table 2: Cox hazards table</w:t>
            </w:r>
          </w:p>
          <w:tbl>
            <w:tblPr>
              <w:tblStyle w:val="Table"/>
              <w:tblW w:w="5000" w:type="pct"/>
              <w:tblLayout w:type="fixed"/>
              <w:tblLook w:val="0000" w:firstRow="0" w:lastRow="0" w:firstColumn="0" w:lastColumn="0" w:noHBand="0" w:noVBand="0"/>
            </w:tblPr>
            <w:tblGrid>
              <w:gridCol w:w="9144"/>
            </w:tblGrid>
            <w:tr w:rsidR="00B81EB2" w14:paraId="796DB289" w14:textId="77777777">
              <w:tc>
                <w:tcPr>
                  <w:tcW w:w="7920" w:type="dxa"/>
                </w:tcPr>
                <w:p w14:paraId="74E76611" w14:textId="77777777" w:rsidR="00B81EB2" w:rsidRDefault="00ED3545">
                  <w:pPr>
                    <w:pStyle w:val="ImageCaption"/>
                    <w:spacing w:before="200"/>
                  </w:pPr>
                  <w:bookmarkStart w:id="661" w:name="tbl-cox-hazards-1"/>
                  <w:r>
                    <w:t>(a)</w:t>
                  </w:r>
                </w:p>
                <w:p w14:paraId="6C43A068" w14:textId="77777777" w:rsidR="00B81EB2" w:rsidRDefault="00ED3545">
                  <w:pPr>
                    <w:pStyle w:val="Compact"/>
                    <w:jc w:val="center"/>
                  </w:pPr>
                  <w:r>
                    <w:rPr>
                      <w:noProof/>
                    </w:rPr>
                    <w:lastRenderedPageBreak/>
                    <w:drawing>
                      <wp:inline distT="0" distB="0" distL="0" distR="0" wp14:anchorId="2F0CA8CB" wp14:editId="13B431DD">
                        <wp:extent cx="5334000" cy="216406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ndex_files/figure-docx/notebooks-clustering-tbl-cox-hazards-output-1.png"/>
                                <pic:cNvPicPr>
                                  <a:picLocks noChangeAspect="1" noChangeArrowheads="1"/>
                                </pic:cNvPicPr>
                              </pic:nvPicPr>
                              <pic:blipFill>
                                <a:blip r:embed="rId24"/>
                                <a:stretch>
                                  <a:fillRect/>
                                </a:stretch>
                              </pic:blipFill>
                              <pic:spPr bwMode="auto">
                                <a:xfrm>
                                  <a:off x="0" y="0"/>
                                  <a:ext cx="5334000" cy="2164061"/>
                                </a:xfrm>
                                <a:prstGeom prst="rect">
                                  <a:avLst/>
                                </a:prstGeom>
                                <a:noFill/>
                                <a:ln w="9525">
                                  <a:noFill/>
                                  <a:headEnd/>
                                  <a:tailEnd/>
                                </a:ln>
                              </pic:spPr>
                            </pic:pic>
                          </a:graphicData>
                        </a:graphic>
                      </wp:inline>
                    </w:drawing>
                  </w:r>
                </w:p>
              </w:tc>
              <w:bookmarkEnd w:id="661"/>
            </w:tr>
            <w:bookmarkEnd w:id="660"/>
          </w:tbl>
          <w:p w14:paraId="00671C3F" w14:textId="77777777" w:rsidR="00B81EB2" w:rsidRDefault="00B81EB2"/>
        </w:tc>
      </w:tr>
    </w:tbl>
    <w:p w14:paraId="10C589F6" w14:textId="77777777" w:rsidR="00B81EB2" w:rsidRDefault="00ED3545">
      <w:pPr>
        <w:pStyle w:val="BodyText"/>
      </w:pPr>
      <w:r>
        <w:rPr>
          <w:vertAlign w:val="subscript"/>
        </w:rPr>
        <w:lastRenderedPageBreak/>
        <w:t xml:space="preserve">Source: </w:t>
      </w:r>
      <w:hyperlink r:id="rId25" w:anchor="cell-tbl-cox-hazards">
        <w:r>
          <w:rPr>
            <w:rStyle w:val="Hyperlink"/>
            <w:vertAlign w:val="subscript"/>
          </w:rPr>
          <w:t>Clustering results</w:t>
        </w:r>
      </w:hyperlink>
    </w:p>
    <w:tbl>
      <w:tblPr>
        <w:tblStyle w:val="Table"/>
        <w:tblW w:w="5000" w:type="pct"/>
        <w:tblLayout w:type="fixed"/>
        <w:tblLook w:val="0000" w:firstRow="0" w:lastRow="0" w:firstColumn="0" w:lastColumn="0" w:noHBand="0" w:noVBand="0"/>
      </w:tblPr>
      <w:tblGrid>
        <w:gridCol w:w="9360"/>
      </w:tblGrid>
      <w:tr w:rsidR="00B81EB2" w14:paraId="51DCF18F" w14:textId="77777777">
        <w:tc>
          <w:tcPr>
            <w:tcW w:w="7920" w:type="dxa"/>
          </w:tcPr>
          <w:p w14:paraId="054A5AEC" w14:textId="77777777" w:rsidR="00B81EB2" w:rsidRDefault="00ED3545">
            <w:pPr>
              <w:pStyle w:val="Compact"/>
              <w:jc w:val="center"/>
            </w:pPr>
            <w:bookmarkStart w:id="662" w:name="suppfig-km-stage"/>
            <w:commentRangeStart w:id="663"/>
            <w:r>
              <w:rPr>
                <w:noProof/>
              </w:rPr>
              <w:drawing>
                <wp:inline distT="0" distB="0" distL="0" distR="0" wp14:anchorId="02E9B505" wp14:editId="5AD22A1A">
                  <wp:extent cx="5334000" cy="40005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index_files/figure-docx/notebooks-clustering-suppfig-km-stage-output-1.png"/>
                          <pic:cNvPicPr>
                            <a:picLocks noChangeAspect="1" noChangeArrowheads="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commentRangeEnd w:id="663"/>
            <w:r w:rsidR="00E75539">
              <w:rPr>
                <w:rStyle w:val="CommentReference"/>
              </w:rPr>
              <w:commentReference w:id="663"/>
            </w:r>
          </w:p>
          <w:p w14:paraId="108ED062" w14:textId="77777777" w:rsidR="00B81EB2" w:rsidRDefault="00ED3545">
            <w:pPr>
              <w:pStyle w:val="ImageCaption"/>
              <w:spacing w:before="200"/>
            </w:pPr>
            <w:commentRangeStart w:id="664"/>
            <w:commentRangeStart w:id="665"/>
            <w:r>
              <w:t xml:space="preserve">Figure </w:t>
            </w:r>
            <w:commentRangeEnd w:id="664"/>
            <w:r w:rsidR="00EF34C2">
              <w:rPr>
                <w:rStyle w:val="CommentReference"/>
                <w:i w:val="0"/>
              </w:rPr>
              <w:commentReference w:id="664"/>
            </w:r>
            <w:commentRangeEnd w:id="665"/>
            <w:r w:rsidR="00724529">
              <w:rPr>
                <w:rStyle w:val="CommentReference"/>
                <w:i w:val="0"/>
              </w:rPr>
              <w:commentReference w:id="665"/>
            </w:r>
            <w:r>
              <w:t>S2</w:t>
            </w:r>
          </w:p>
        </w:tc>
        <w:bookmarkEnd w:id="662"/>
      </w:tr>
    </w:tbl>
    <w:p w14:paraId="242BE28F" w14:textId="77777777" w:rsidR="00B81EB2" w:rsidRDefault="00ED3545">
      <w:pPr>
        <w:pStyle w:val="BodyText"/>
      </w:pPr>
      <w:r>
        <w:rPr>
          <w:vertAlign w:val="subscript"/>
        </w:rPr>
        <w:t xml:space="preserve">Source: </w:t>
      </w:r>
      <w:hyperlink r:id="rId27" w:anchor="cell-suppfig-km-stage">
        <w:r>
          <w:rPr>
            <w:rStyle w:val="Hyperlink"/>
            <w:vertAlign w:val="subscript"/>
          </w:rPr>
          <w:t>Clustering results</w:t>
        </w:r>
      </w:hyperlink>
    </w:p>
    <w:p w14:paraId="429F4B4F" w14:textId="268BDF13" w:rsidR="00B81EB2" w:rsidRDefault="00ED3545">
      <w:pPr>
        <w:pStyle w:val="Heading3"/>
      </w:pPr>
      <w:bookmarkStart w:id="666" w:name="X0d394458c23002df7f529d04211e5869e8d1e03"/>
      <w:bookmarkEnd w:id="408"/>
      <w:r>
        <w:t>3.</w:t>
      </w:r>
      <w:ins w:id="667" w:author="Martin, Spencer [VCH]" w:date="2024-05-14T12:02:00Z">
        <w:r w:rsidR="006D6FEA">
          <w:t>5</w:t>
        </w:r>
      </w:ins>
      <w:del w:id="668" w:author="Martin, Spencer [VCH]" w:date="2024-05-14T12:02:00Z">
        <w:r w:rsidDel="006D6FEA">
          <w:delText>3</w:delText>
        </w:r>
      </w:del>
      <w:r>
        <w:t xml:space="preserve"> </w:t>
      </w:r>
      <w:del w:id="669" w:author="Martin, Spencer [VCH]" w:date="2024-05-14T11:43:00Z">
        <w:r w:rsidDel="007A556C">
          <w:delText>Overexpression of</w:delText>
        </w:r>
      </w:del>
      <w:ins w:id="670" w:author="Martin, Spencer [VCH]" w:date="2024-05-14T11:43:00Z">
        <w:r w:rsidR="007A556C">
          <w:t>Immune composition and</w:t>
        </w:r>
      </w:ins>
      <w:del w:id="671" w:author="Martin, Spencer [VCH]" w:date="2024-05-14T11:43:00Z">
        <w:r w:rsidDel="007A556C">
          <w:delText xml:space="preserve"> immune checkpoint molecules </w:delText>
        </w:r>
      </w:del>
      <w:ins w:id="672" w:author="Martin, Spencer [VCH]" w:date="2024-05-14T11:43:00Z">
        <w:r w:rsidR="007A556C">
          <w:t xml:space="preserve"> inhibition is altered </w:t>
        </w:r>
      </w:ins>
      <w:r>
        <w:t>in TIL-rich samples</w:t>
      </w:r>
    </w:p>
    <w:p w14:paraId="7418FAD9" w14:textId="2DD67250" w:rsidR="00B81EB2" w:rsidDel="00EA6187" w:rsidRDefault="00ED3545">
      <w:pPr>
        <w:pStyle w:val="FirstParagraph"/>
        <w:rPr>
          <w:del w:id="673" w:author="Martin, Spencer [VCH]" w:date="2024-05-14T11:50:00Z"/>
        </w:rPr>
      </w:pPr>
      <w:del w:id="674" w:author="Martin, Spencer [VCH]" w:date="2024-04-16T12:10:00Z">
        <w:r w:rsidDel="00BD3384">
          <w:delText>Next</w:delText>
        </w:r>
      </w:del>
      <w:ins w:id="675" w:author="Martin, Spencer [VCH]" w:date="2024-04-16T12:10:00Z">
        <w:r w:rsidR="00BD3384">
          <w:t>To further explore anti-tumor immunity and the tumor response</w:t>
        </w:r>
      </w:ins>
      <w:ins w:id="676" w:author="Martin, Spencer [VCH]" w:date="2024-05-14T11:43:00Z">
        <w:r w:rsidR="007A556C">
          <w:t xml:space="preserve"> to immunity</w:t>
        </w:r>
      </w:ins>
      <w:r>
        <w:t xml:space="preserve">, we </w:t>
      </w:r>
      <w:del w:id="677" w:author="Martin, Spencer [VCH]" w:date="2024-04-16T11:57:00Z">
        <w:r w:rsidDel="00EF34C2">
          <w:delText xml:space="preserve">profiled </w:delText>
        </w:r>
      </w:del>
      <w:ins w:id="678" w:author="Martin, Spencer [VCH]" w:date="2024-04-16T11:57:00Z">
        <w:r w:rsidR="00EF34C2">
          <w:t>assessed for CD8 T cell activation</w:t>
        </w:r>
      </w:ins>
      <w:ins w:id="679" w:author="Martin, Spencer [VCH]" w:date="2024-05-14T11:44:00Z">
        <w:r w:rsidR="007A556C">
          <w:t>, immune subset composition</w:t>
        </w:r>
      </w:ins>
      <w:ins w:id="680" w:author="Martin, Spencer [VCH]" w:date="2024-04-16T12:09:00Z">
        <w:r w:rsidR="00BD3384">
          <w:t>,</w:t>
        </w:r>
      </w:ins>
      <w:ins w:id="681" w:author="Martin, Spencer [VCH]" w:date="2024-04-16T11:57:00Z">
        <w:r w:rsidR="00EF34C2">
          <w:t xml:space="preserve"> and macrophage and </w:t>
        </w:r>
        <w:commentRangeStart w:id="682"/>
        <w:r w:rsidR="00EF34C2">
          <w:t>tumor</w:t>
        </w:r>
      </w:ins>
      <w:commentRangeEnd w:id="682"/>
      <w:ins w:id="683" w:author="Martin, Spencer [VCH]" w:date="2024-04-16T12:10:00Z">
        <w:r w:rsidR="00BD3384">
          <w:rPr>
            <w:rStyle w:val="CommentReference"/>
          </w:rPr>
          <w:commentReference w:id="682"/>
        </w:r>
      </w:ins>
      <w:ins w:id="684" w:author="Martin, Spencer [VCH]" w:date="2024-04-16T11:57:00Z">
        <w:r w:rsidR="00EF34C2">
          <w:t xml:space="preserve"> </w:t>
        </w:r>
        <w:r w:rsidR="00EF34C2">
          <w:lastRenderedPageBreak/>
          <w:t xml:space="preserve">expression of </w:t>
        </w:r>
      </w:ins>
      <w:r>
        <w:t xml:space="preserve">immune </w:t>
      </w:r>
      <w:ins w:id="685" w:author="Martin, Spencer [VCH]" w:date="2024-04-16T11:57:00Z">
        <w:r w:rsidR="00EF34C2">
          <w:t>inhibiting molecul</w:t>
        </w:r>
      </w:ins>
      <w:ins w:id="686" w:author="Martin, Spencer [VCH]" w:date="2024-04-16T11:58:00Z">
        <w:r w:rsidR="00EF34C2">
          <w:t>es</w:t>
        </w:r>
      </w:ins>
      <w:del w:id="687" w:author="Martin, Spencer [VCH]" w:date="2024-04-16T11:58:00Z">
        <w:r w:rsidDel="00EF34C2">
          <w:delText>checkpoint expression to determine the extent of exhaustion within the tumor microenvironment</w:delText>
        </w:r>
      </w:del>
      <w:r>
        <w:t xml:space="preserve">. Consistent with our previous findings (Aline Talhouk et al. 2019), TIL-rich tumors contained more </w:t>
      </w:r>
      <w:ins w:id="688" w:author="Martin, Spencer [VCH]" w:date="2024-04-16T12:11:00Z">
        <w:r w:rsidR="00BD3384">
          <w:t xml:space="preserve">of both </w:t>
        </w:r>
      </w:ins>
      <w:r>
        <w:t xml:space="preserve">CD8+PD1+ </w:t>
      </w:r>
      <w:ins w:id="689" w:author="Martin, Spencer [VCH]" w:date="2024-04-16T11:58:00Z">
        <w:r w:rsidR="00EF34C2">
          <w:t xml:space="preserve">(activated </w:t>
        </w:r>
      </w:ins>
      <w:ins w:id="690" w:author="Martin, Spencer [VCH]" w:date="2024-05-14T11:41:00Z">
        <w:r w:rsidR="007A556C">
          <w:t>CTL</w:t>
        </w:r>
      </w:ins>
      <w:ins w:id="691" w:author="Martin, Spencer [VCH]" w:date="2024-04-16T11:58:00Z">
        <w:r w:rsidR="00EF34C2">
          <w:t xml:space="preserve">) </w:t>
        </w:r>
      </w:ins>
      <w:r>
        <w:t xml:space="preserve">and CD8+PD1- </w:t>
      </w:r>
      <w:ins w:id="692" w:author="Martin, Spencer [VCH]" w:date="2024-04-16T11:58:00Z">
        <w:r w:rsidR="00EF34C2">
          <w:t xml:space="preserve">(Naïve T cells) </w:t>
        </w:r>
      </w:ins>
      <w:del w:id="693" w:author="Martin, Spencer [VCH]" w:date="2024-04-16T11:58:00Z">
        <w:r w:rsidDel="00EF34C2">
          <w:delText xml:space="preserve">T cells </w:delText>
        </w:r>
      </w:del>
      <w:r>
        <w:t>(</w:t>
      </w:r>
      <w:hyperlink w:anchor="fig-tilclust-ardensities">
        <w:r>
          <w:rPr>
            <w:rStyle w:val="Hyperlink"/>
          </w:rPr>
          <w:t>Figure 4</w:t>
        </w:r>
      </w:hyperlink>
      <w:r>
        <w:t xml:space="preserve">). </w:t>
      </w:r>
      <w:del w:id="694" w:author="Martin, Spencer [VCH]" w:date="2024-05-14T11:41:00Z">
        <w:r w:rsidDel="007A556C">
          <w:delText>Additionally</w:delText>
        </w:r>
      </w:del>
      <w:ins w:id="695" w:author="Martin, Spencer [VCH]" w:date="2024-05-14T11:44:00Z">
        <w:r w:rsidR="007A556C">
          <w:t>However</w:t>
        </w:r>
      </w:ins>
      <w:r>
        <w:t xml:space="preserve">, </w:t>
      </w:r>
      <w:del w:id="696" w:author="Martin, Spencer [VCH]" w:date="2024-05-14T11:44:00Z">
        <w:r w:rsidDel="007A556C">
          <w:delText xml:space="preserve">there was relative enrichment of </w:delText>
        </w:r>
      </w:del>
      <w:ins w:id="697" w:author="Martin, Spencer [VCH]" w:date="2024-04-16T11:59:00Z">
        <w:r w:rsidR="008555C5">
          <w:t>activated</w:t>
        </w:r>
      </w:ins>
      <w:ins w:id="698" w:author="Martin, Spencer [VCH]" w:date="2024-05-14T11:42:00Z">
        <w:r w:rsidR="007A556C">
          <w:t xml:space="preserve"> CTL</w:t>
        </w:r>
      </w:ins>
      <w:ins w:id="699" w:author="Martin, Spencer [VCH]" w:date="2024-05-14T11:45:00Z">
        <w:r w:rsidR="007A556C">
          <w:t xml:space="preserve"> made up a greater percentage of total CD8 T cells (averages and p value)</w:t>
        </w:r>
      </w:ins>
      <w:del w:id="700" w:author="Martin, Spencer [VCH]" w:date="2024-05-14T11:42:00Z">
        <w:r w:rsidDel="007A556C">
          <w:delText xml:space="preserve">PD1+ </w:delText>
        </w:r>
      </w:del>
      <w:del w:id="701" w:author="Martin, Spencer [VCH]" w:date="2024-04-16T11:59:00Z">
        <w:r w:rsidDel="008555C5">
          <w:delText xml:space="preserve">cytotoxic </w:delText>
        </w:r>
      </w:del>
      <w:del w:id="702" w:author="Martin, Spencer [VCH]" w:date="2024-05-14T11:42:00Z">
        <w:r w:rsidDel="007A556C">
          <w:delText>T cells</w:delText>
        </w:r>
      </w:del>
      <w:del w:id="703" w:author="Martin, Spencer [VCH]" w:date="2024-05-14T11:48:00Z">
        <w:r w:rsidDel="007A556C">
          <w:delText>,</w:delText>
        </w:r>
      </w:del>
      <w:r>
        <w:t xml:space="preserve"> </w:t>
      </w:r>
      <w:del w:id="704" w:author="Martin, Spencer [VCH]" w:date="2024-04-16T12:00:00Z">
        <w:r w:rsidDel="008555C5">
          <w:delText xml:space="preserve">suggestive of T cell exhaustion </w:delText>
        </w:r>
      </w:del>
      <w:r>
        <w:t>(</w:t>
      </w:r>
      <w:hyperlink w:anchor="fig-tilclust-ardensities">
        <w:r>
          <w:rPr>
            <w:rStyle w:val="Hyperlink"/>
          </w:rPr>
          <w:t>Figure 4</w:t>
        </w:r>
      </w:hyperlink>
      <w:r>
        <w:t>).</w:t>
      </w:r>
      <w:ins w:id="705" w:author="Martin, Spencer [VCH]" w:date="2024-05-14T11:42:00Z">
        <w:r w:rsidR="007A556C">
          <w:t xml:space="preserve"> Furthermore, </w:t>
        </w:r>
      </w:ins>
      <w:ins w:id="706" w:author="Martin, Spencer [VCH]" w:date="2024-05-14T11:46:00Z">
        <w:r w:rsidR="007A556C">
          <w:t xml:space="preserve">the CTL to Treg ratio (CTL:Treg) was significantly </w:t>
        </w:r>
      </w:ins>
      <w:ins w:id="707" w:author="Martin, Spencer [VCH]" w:date="2024-05-14T11:47:00Z">
        <w:r w:rsidR="007A556C">
          <w:t>elevated within epithelium but not stroma of</w:t>
        </w:r>
      </w:ins>
      <w:ins w:id="708" w:author="Martin, Spencer [VCH]" w:date="2024-05-14T11:46:00Z">
        <w:r w:rsidR="007A556C">
          <w:t xml:space="preserve"> </w:t>
        </w:r>
      </w:ins>
      <w:ins w:id="709" w:author="Martin, Spencer [VCH]" w:date="2024-05-14T11:42:00Z">
        <w:r w:rsidR="007A556C" w:rsidRPr="007A556C">
          <w:t>TIL-rich tumors</w:t>
        </w:r>
      </w:ins>
      <w:ins w:id="710" w:author="Martin, Spencer [VCH]" w:date="2024-05-14T11:47:00Z">
        <w:r w:rsidR="007A556C">
          <w:t xml:space="preserve"> (Average, P values)</w:t>
        </w:r>
      </w:ins>
      <w:ins w:id="711" w:author="Martin, Spencer [VCH]" w:date="2024-05-14T11:42:00Z">
        <w:r w:rsidR="007A556C" w:rsidRPr="007A556C">
          <w:t xml:space="preserve">, suggestive of </w:t>
        </w:r>
      </w:ins>
      <w:ins w:id="712" w:author="Martin, Spencer [VCH]" w:date="2024-05-14T11:48:00Z">
        <w:r w:rsidR="00AA3A14">
          <w:t xml:space="preserve">increased anti-tumor </w:t>
        </w:r>
      </w:ins>
      <w:ins w:id="713" w:author="Martin, Spencer [VCH]" w:date="2024-05-15T10:22:00Z">
        <w:r w:rsidR="00E75539">
          <w:t xml:space="preserve">intra-epithelial </w:t>
        </w:r>
      </w:ins>
      <w:ins w:id="714" w:author="Martin, Spencer [VCH]" w:date="2024-05-14T11:48:00Z">
        <w:r w:rsidR="00AA3A14">
          <w:t xml:space="preserve">CTL </w:t>
        </w:r>
      </w:ins>
      <w:ins w:id="715" w:author="Martin, Spencer [VCH]" w:date="2024-05-14T11:49:00Z">
        <w:r w:rsidR="00AA3A14">
          <w:t xml:space="preserve">activation in TIL-high tumors </w:t>
        </w:r>
      </w:ins>
      <w:ins w:id="716" w:author="Martin, Spencer [VCH]" w:date="2024-05-14T11:42:00Z">
        <w:r w:rsidR="007A556C" w:rsidRPr="007A556C">
          <w:t>(Figure 3)</w:t>
        </w:r>
      </w:ins>
      <w:ins w:id="717" w:author="Martin, Spencer [VCH]" w:date="2024-05-14T11:47:00Z">
        <w:r w:rsidR="007A556C">
          <w:t>.</w:t>
        </w:r>
      </w:ins>
      <w:ins w:id="718" w:author="Martin, Spencer [VCH]" w:date="2024-05-14T11:50:00Z">
        <w:r w:rsidR="00EA6187">
          <w:t xml:space="preserve"> </w:t>
        </w:r>
      </w:ins>
    </w:p>
    <w:p w14:paraId="7D5C5F46" w14:textId="2407A301" w:rsidR="00B81EB2" w:rsidRDefault="00ED3545">
      <w:pPr>
        <w:pStyle w:val="FirstParagraph"/>
        <w:pPrChange w:id="719" w:author="Martin, Spencer [VCH]" w:date="2024-05-14T11:50:00Z">
          <w:pPr>
            <w:pStyle w:val="BodyText"/>
          </w:pPr>
        </w:pPrChange>
      </w:pPr>
      <w:del w:id="720" w:author="Martin, Spencer [VCH]" w:date="2024-04-16T12:13:00Z">
        <w:r w:rsidDel="00BD3384">
          <w:delText xml:space="preserve">PDL1 </w:delText>
        </w:r>
      </w:del>
      <w:del w:id="721" w:author="Martin, Spencer [VCH]" w:date="2024-04-16T12:12:00Z">
        <w:r w:rsidDel="00BD3384">
          <w:delText xml:space="preserve">is </w:delText>
        </w:r>
      </w:del>
      <w:del w:id="722" w:author="Martin, Spencer [VCH]" w:date="2024-04-16T12:13:00Z">
        <w:r w:rsidDel="00BD3384">
          <w:delText>expressed by b</w:delText>
        </w:r>
      </w:del>
      <w:ins w:id="723" w:author="Martin, Spencer [VCH]" w:date="2024-05-14T11:50:00Z">
        <w:r w:rsidR="00EA6187">
          <w:t>In response to cytokines r</w:t>
        </w:r>
      </w:ins>
      <w:ins w:id="724" w:author="Martin, Spencer [VCH]" w:date="2024-05-14T11:51:00Z">
        <w:r w:rsidR="00EA6187">
          <w:t xml:space="preserve">eleased by activated CTL, both tumor cells and macrophages can upregulate </w:t>
        </w:r>
      </w:ins>
      <w:del w:id="725" w:author="Martin, Spencer [VCH]" w:date="2024-05-14T11:50:00Z">
        <w:r w:rsidDel="00EA6187">
          <w:delText xml:space="preserve">oth tumor and immune cells, particularly macrophages, </w:delText>
        </w:r>
      </w:del>
      <w:ins w:id="726" w:author="Martin, Spencer [VCH]" w:date="2024-05-14T11:51:00Z">
        <w:r w:rsidR="00EA6187">
          <w:t xml:space="preserve">expression of </w:t>
        </w:r>
      </w:ins>
      <w:ins w:id="727" w:author="Martin, Spencer [VCH]" w:date="2024-04-16T12:13:00Z">
        <w:r w:rsidR="00BD3384">
          <w:t>PD</w:t>
        </w:r>
      </w:ins>
      <w:ins w:id="728" w:author="Martin, Spencer [VCH]" w:date="2024-05-14T11:58:00Z">
        <w:r w:rsidR="007F7A19">
          <w:t>-</w:t>
        </w:r>
      </w:ins>
      <w:ins w:id="729" w:author="Martin, Spencer [VCH]" w:date="2024-04-16T12:13:00Z">
        <w:r w:rsidR="00BD3384">
          <w:t>L1</w:t>
        </w:r>
      </w:ins>
      <w:ins w:id="730" w:author="Martin, Spencer [VCH]" w:date="2024-05-14T11:51:00Z">
        <w:r w:rsidR="00EA6187">
          <w:t xml:space="preserve"> and IDO</w:t>
        </w:r>
      </w:ins>
      <w:ins w:id="731" w:author="Martin, Spencer [VCH]" w:date="2024-05-14T11:58:00Z">
        <w:r w:rsidR="007F7A19">
          <w:t>1</w:t>
        </w:r>
      </w:ins>
      <w:ins w:id="732" w:author="Martin, Spencer [VCH]" w:date="2024-05-14T11:51:00Z">
        <w:r w:rsidR="00EA6187">
          <w:t xml:space="preserve">, thereby inhibiting anti-tumor immune attack </w:t>
        </w:r>
      </w:ins>
      <w:del w:id="733" w:author="Martin, Spencer [VCH]" w:date="2024-04-16T12:14:00Z">
        <w:r w:rsidDel="00BD3384">
          <w:delText xml:space="preserve">and </w:delText>
        </w:r>
      </w:del>
      <w:del w:id="734" w:author="Martin, Spencer [VCH]" w:date="2024-05-14T11:51:00Z">
        <w:r w:rsidDel="00EA6187">
          <w:delText xml:space="preserve">binds to PD1 on T cells to suppress </w:delText>
        </w:r>
      </w:del>
      <w:del w:id="735" w:author="Martin, Spencer [VCH]" w:date="2024-04-16T12:14:00Z">
        <w:r w:rsidDel="00BD3384">
          <w:delText xml:space="preserve">the immune response </w:delText>
        </w:r>
      </w:del>
      <w:r>
        <w:t>(Tucci et al. 2019)</w:t>
      </w:r>
      <w:commentRangeStart w:id="736"/>
      <w:r>
        <w:t xml:space="preserve">. </w:t>
      </w:r>
      <w:commentRangeEnd w:id="736"/>
      <w:r w:rsidR="008555C5">
        <w:rPr>
          <w:rStyle w:val="CommentReference"/>
        </w:rPr>
        <w:commentReference w:id="736"/>
      </w:r>
      <w:del w:id="737" w:author="Martin, Spencer [VCH]" w:date="2024-05-14T11:59:00Z">
        <w:r w:rsidDel="00030C17">
          <w:delText xml:space="preserve">Mirroring the pattern seen with PD1 in cytotoxic T cells, </w:delText>
        </w:r>
      </w:del>
      <w:ins w:id="738" w:author="Martin, Spencer [VCH]" w:date="2024-05-14T12:00:00Z">
        <w:r w:rsidR="00030C17">
          <w:t>W</w:t>
        </w:r>
      </w:ins>
      <w:ins w:id="739" w:author="Martin, Spencer [VCH]" w:date="2024-05-14T11:59:00Z">
        <w:r w:rsidR="00030C17" w:rsidRPr="00030C17">
          <w:t xml:space="preserve">hile there was no significant difference in </w:t>
        </w:r>
      </w:ins>
      <w:ins w:id="740" w:author="Martin, Spencer [VCH]" w:date="2024-05-15T10:22:00Z">
        <w:r w:rsidR="00E75539">
          <w:t xml:space="preserve">the number of </w:t>
        </w:r>
      </w:ins>
      <w:ins w:id="741" w:author="Martin, Spencer [VCH]" w:date="2024-05-14T11:59:00Z">
        <w:r w:rsidR="00030C17" w:rsidRPr="00030C17">
          <w:t>PDL1-negative macrophages between TIL-rich and TIL-poor tumors</w:t>
        </w:r>
      </w:ins>
      <w:ins w:id="742" w:author="Martin, Spencer [VCH]" w:date="2024-05-14T12:00:00Z">
        <w:r w:rsidR="00030C17">
          <w:t xml:space="preserve"> (P value), w</w:t>
        </w:r>
      </w:ins>
      <w:ins w:id="743" w:author="Martin, Spencer [VCH]" w:date="2024-05-14T11:59:00Z">
        <w:r w:rsidR="00030C17">
          <w:t xml:space="preserve">e found </w:t>
        </w:r>
      </w:ins>
      <w:r>
        <w:t xml:space="preserve">PDL1-positive macrophages were </w:t>
      </w:r>
      <w:ins w:id="744" w:author="Martin, Spencer [VCH]" w:date="2024-05-14T12:00:00Z">
        <w:r w:rsidR="00030C17">
          <w:t xml:space="preserve">significantly </w:t>
        </w:r>
      </w:ins>
      <w:r>
        <w:t xml:space="preserve">enriched in TIL-rich tumors </w:t>
      </w:r>
      <w:ins w:id="745" w:author="Martin, Spencer [VCH]" w:date="2024-05-14T12:00:00Z">
        <w:r w:rsidR="00030C17">
          <w:t>(P-value)</w:t>
        </w:r>
      </w:ins>
      <w:r>
        <w:t>(</w:t>
      </w:r>
      <w:r w:rsidR="00D3361B">
        <w:fldChar w:fldCharType="begin"/>
      </w:r>
      <w:r w:rsidR="00D3361B">
        <w:instrText>HYPERLINK \l "fig-tilclust-ardensities" \h</w:instrText>
      </w:r>
      <w:r w:rsidR="00D3361B">
        <w:fldChar w:fldCharType="separate"/>
      </w:r>
      <w:r>
        <w:rPr>
          <w:rStyle w:val="Hyperlink"/>
        </w:rPr>
        <w:t>Figure 4</w:t>
      </w:r>
      <w:r w:rsidR="00D3361B">
        <w:rPr>
          <w:rStyle w:val="Hyperlink"/>
        </w:rPr>
        <w:fldChar w:fldCharType="end"/>
      </w:r>
      <w:r>
        <w:t>)</w:t>
      </w:r>
      <w:del w:id="746" w:author="Martin, Spencer [VCH]" w:date="2024-05-14T11:59:00Z">
        <w:r w:rsidDel="00030C17">
          <w:delText>. In contrast, there was no significant difference in PDL1-negative macrophages between TIL-rich and TIL-poor tumors, irrespective of IDO1 status</w:delText>
        </w:r>
      </w:del>
      <w:r>
        <w:t xml:space="preserve">. </w:t>
      </w:r>
      <w:ins w:id="747" w:author="Martin, Spencer [VCH]" w:date="2024-05-14T12:01:00Z">
        <w:r w:rsidR="00030C17">
          <w:t xml:space="preserve">Furthermore, </w:t>
        </w:r>
      </w:ins>
      <w:ins w:id="748" w:author="Martin, Spencer [VCH]" w:date="2024-05-14T12:02:00Z">
        <w:r w:rsidR="00030C17">
          <w:t xml:space="preserve">insert </w:t>
        </w:r>
      </w:ins>
      <w:ins w:id="749" w:author="Martin, Spencer [VCH]" w:date="2024-05-14T12:01:00Z">
        <w:r w:rsidR="00030C17" w:rsidRPr="00E75539">
          <w:rPr>
            <w:highlight w:val="yellow"/>
            <w:rPrChange w:id="750" w:author="Martin, Spencer [VCH]" w:date="2024-05-15T10:23:00Z">
              <w:rPr/>
            </w:rPrChange>
          </w:rPr>
          <w:t>###TUMOR EXPRESSION OF PDL1 and IDO1###.</w:t>
        </w:r>
        <w:r w:rsidR="00030C17">
          <w:t xml:space="preserve"> </w:t>
        </w:r>
      </w:ins>
      <w:del w:id="751" w:author="Martin, Spencer [VCH]" w:date="2024-05-14T12:00:00Z">
        <w:r w:rsidDel="00030C17">
          <w:delText xml:space="preserve">Our </w:delText>
        </w:r>
      </w:del>
      <w:ins w:id="752" w:author="Martin, Spencer [VCH]" w:date="2024-05-14T12:00:00Z">
        <w:r w:rsidR="00030C17">
          <w:t xml:space="preserve">These </w:t>
        </w:r>
      </w:ins>
      <w:r>
        <w:t xml:space="preserve">results highlight </w:t>
      </w:r>
      <w:ins w:id="753" w:author="Martin, Spencer [VCH]" w:date="2024-05-15T10:23:00Z">
        <w:r w:rsidR="00E75539">
          <w:t xml:space="preserve">increased intraepithelial CTL invasion and corresponding </w:t>
        </w:r>
      </w:ins>
      <w:r>
        <w:t xml:space="preserve">upregulation of the </w:t>
      </w:r>
      <w:del w:id="754" w:author="Martin, Spencer [VCH]" w:date="2024-05-15T10:23:00Z">
        <w:r w:rsidDel="00E75539">
          <w:delText>PD1-</w:delText>
        </w:r>
      </w:del>
      <w:r>
        <w:t xml:space="preserve">PDL1 </w:t>
      </w:r>
      <w:ins w:id="755" w:author="Martin, Spencer [VCH]" w:date="2024-05-15T10:24:00Z">
        <w:r w:rsidR="00E75539">
          <w:t xml:space="preserve">by tumor cells and macrophages </w:t>
        </w:r>
      </w:ins>
      <w:del w:id="756" w:author="Martin, Spencer [VCH]" w:date="2024-05-15T10:24:00Z">
        <w:r w:rsidDel="00E75539">
          <w:delText xml:space="preserve">axis </w:delText>
        </w:r>
      </w:del>
      <w:r>
        <w:t xml:space="preserve">in TIL-rich p53-abnormal endometrial </w:t>
      </w:r>
      <w:commentRangeStart w:id="757"/>
      <w:r>
        <w:t>carcinomas</w:t>
      </w:r>
      <w:ins w:id="758" w:author="Martin, Spencer [VCH]" w:date="2024-05-15T10:24:00Z">
        <w:r w:rsidR="009E67A6">
          <w:t>.</w:t>
        </w:r>
      </w:ins>
      <w:r>
        <w:t xml:space="preserve"> which may be therapeutically exploitable with immune checkpoint </w:t>
      </w:r>
      <w:commentRangeStart w:id="759"/>
      <w:r>
        <w:t>blockade</w:t>
      </w:r>
      <w:commentRangeEnd w:id="759"/>
      <w:r w:rsidR="00BD3384">
        <w:rPr>
          <w:rStyle w:val="CommentReference"/>
        </w:rPr>
        <w:commentReference w:id="759"/>
      </w:r>
      <w:r>
        <w:t>.</w:t>
      </w:r>
      <w:commentRangeEnd w:id="757"/>
      <w:r w:rsidR="00BD3384">
        <w:rPr>
          <w:rStyle w:val="CommentReference"/>
        </w:rPr>
        <w:commentReference w:id="757"/>
      </w:r>
    </w:p>
    <w:tbl>
      <w:tblPr>
        <w:tblStyle w:val="Table"/>
        <w:tblW w:w="5000" w:type="pct"/>
        <w:tblLayout w:type="fixed"/>
        <w:tblLook w:val="0000" w:firstRow="0" w:lastRow="0" w:firstColumn="0" w:lastColumn="0" w:noHBand="0" w:noVBand="0"/>
      </w:tblPr>
      <w:tblGrid>
        <w:gridCol w:w="9360"/>
      </w:tblGrid>
      <w:tr w:rsidR="00B81EB2" w14:paraId="6E78B6D7" w14:textId="77777777">
        <w:tc>
          <w:tcPr>
            <w:tcW w:w="7920" w:type="dxa"/>
          </w:tcPr>
          <w:p w14:paraId="5BBFF7CA" w14:textId="77777777" w:rsidR="00B81EB2" w:rsidRDefault="00ED3545">
            <w:pPr>
              <w:pStyle w:val="Compact"/>
              <w:jc w:val="center"/>
            </w:pPr>
            <w:bookmarkStart w:id="760" w:name="fig-tilclust-ardensities"/>
            <w:commentRangeStart w:id="761"/>
            <w:commentRangeStart w:id="762"/>
            <w:r>
              <w:rPr>
                <w:noProof/>
              </w:rPr>
              <w:lastRenderedPageBreak/>
              <w:drawing>
                <wp:inline distT="0" distB="0" distL="0" distR="0" wp14:anchorId="4BA60482" wp14:editId="3B07D0A2">
                  <wp:extent cx="5334000" cy="66675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index_files/figure-docx/notebooks-adaptive_response-fig-tilclust-ardensities-output-2.png"/>
                          <pic:cNvPicPr>
                            <a:picLocks noChangeAspect="1" noChangeArrowheads="1"/>
                          </pic:cNvPicPr>
                        </pic:nvPicPr>
                        <pic:blipFill>
                          <a:blip r:embed="rId28"/>
                          <a:stretch>
                            <a:fillRect/>
                          </a:stretch>
                        </pic:blipFill>
                        <pic:spPr bwMode="auto">
                          <a:xfrm>
                            <a:off x="0" y="0"/>
                            <a:ext cx="5334000" cy="6667500"/>
                          </a:xfrm>
                          <a:prstGeom prst="rect">
                            <a:avLst/>
                          </a:prstGeom>
                          <a:noFill/>
                          <a:ln w="9525">
                            <a:noFill/>
                            <a:headEnd/>
                            <a:tailEnd/>
                          </a:ln>
                        </pic:spPr>
                      </pic:pic>
                    </a:graphicData>
                  </a:graphic>
                </wp:inline>
              </w:drawing>
            </w:r>
            <w:commentRangeEnd w:id="761"/>
            <w:r w:rsidR="009710B0">
              <w:rPr>
                <w:rStyle w:val="CommentReference"/>
              </w:rPr>
              <w:commentReference w:id="761"/>
            </w:r>
            <w:commentRangeEnd w:id="762"/>
            <w:r w:rsidR="009710B0">
              <w:rPr>
                <w:rStyle w:val="CommentReference"/>
              </w:rPr>
              <w:commentReference w:id="762"/>
            </w:r>
          </w:p>
          <w:p w14:paraId="6E91E7DB" w14:textId="1E12554F" w:rsidR="00B81EB2" w:rsidRDefault="00ED3545">
            <w:pPr>
              <w:pStyle w:val="ImageCaption"/>
              <w:spacing w:before="200"/>
            </w:pPr>
            <w:r>
              <w:t>Figure 4</w:t>
            </w:r>
            <w:ins w:id="763" w:author="Martin, Spencer [VCH]" w:date="2024-05-15T10:24:00Z">
              <w:r w:rsidR="009E67A6">
                <w:t xml:space="preserve">. </w:t>
              </w:r>
              <w:r w:rsidR="009E67A6" w:rsidRPr="009E67A6">
                <w:rPr>
                  <w:highlight w:val="yellow"/>
                  <w:rPrChange w:id="764" w:author="Martin, Spencer [VCH]" w:date="2024-05-15T10:24:00Z">
                    <w:rPr/>
                  </w:rPrChange>
                </w:rPr>
                <w:t>please send me updated figure for poster</w:t>
              </w:r>
            </w:ins>
          </w:p>
        </w:tc>
        <w:bookmarkEnd w:id="760"/>
      </w:tr>
    </w:tbl>
    <w:p w14:paraId="280B40BB" w14:textId="77777777" w:rsidR="00B81EB2" w:rsidRDefault="00ED3545">
      <w:pPr>
        <w:pStyle w:val="BodyText"/>
      </w:pPr>
      <w:r>
        <w:rPr>
          <w:vertAlign w:val="subscript"/>
        </w:rPr>
        <w:t xml:space="preserve">Source: </w:t>
      </w:r>
      <w:hyperlink r:id="rId29" w:anchor="cell-fig-tilclust-ardensities">
        <w:r>
          <w:rPr>
            <w:rStyle w:val="Hyperlink"/>
            <w:vertAlign w:val="subscript"/>
          </w:rPr>
          <w:t>Adaptive response</w:t>
        </w:r>
      </w:hyperlink>
    </w:p>
    <w:p w14:paraId="52BF0BB1" w14:textId="321F298C" w:rsidR="00B81EB2" w:rsidRDefault="00ED3545">
      <w:pPr>
        <w:pStyle w:val="Heading3"/>
      </w:pPr>
      <w:bookmarkStart w:id="765" w:name="X038074c052af48834d2461f9e41eb636488843f"/>
      <w:bookmarkEnd w:id="666"/>
      <w:r>
        <w:t>3.</w:t>
      </w:r>
      <w:ins w:id="766" w:author="Martin, Spencer [VCH]" w:date="2024-05-14T12:02:00Z">
        <w:r w:rsidR="006D6FEA">
          <w:t>6</w:t>
        </w:r>
      </w:ins>
      <w:del w:id="767" w:author="Martin, Spencer [VCH]" w:date="2024-05-14T12:02:00Z">
        <w:r w:rsidDel="006D6FEA">
          <w:delText>4</w:delText>
        </w:r>
      </w:del>
      <w:r>
        <w:t xml:space="preserve"> Mutational signatures and TILs in endometrial cancer</w:t>
      </w:r>
    </w:p>
    <w:p w14:paraId="06306344" w14:textId="5BE53FC5" w:rsidR="00B81EB2" w:rsidRDefault="00ED3545">
      <w:pPr>
        <w:pStyle w:val="FirstParagraph"/>
      </w:pPr>
      <w:commentRangeStart w:id="768"/>
      <w:r>
        <w:t>Finally</w:t>
      </w:r>
      <w:commentRangeEnd w:id="768"/>
      <w:r w:rsidR="00B37A1A">
        <w:rPr>
          <w:rStyle w:val="CommentReference"/>
        </w:rPr>
        <w:commentReference w:id="768"/>
      </w:r>
      <w:r>
        <w:t xml:space="preserve">, we evaluated the relationship between TIL subgroups and mutational processes. Using shallow whole genome sequencing data-derived copy number signatures that we </w:t>
      </w:r>
      <w:r>
        <w:lastRenderedPageBreak/>
        <w:t>previously described in endometrial cancer [</w:t>
      </w:r>
      <w:del w:id="769" w:author="Martin, Spencer [VCH]" w:date="2024-05-14T12:04:00Z">
        <w:r w:rsidDel="006D6FEA">
          <w:delText>CITE</w:delText>
        </w:r>
      </w:del>
      <w:ins w:id="770" w:author="Martin, Spencer [VCH]" w:date="2024-05-14T12:04:00Z">
        <w:r w:rsidR="006D6FEA">
          <w:t xml:space="preserve">Clinical Cancer Research, </w:t>
        </w:r>
      </w:ins>
      <w:ins w:id="771" w:author="Martin, Spencer [VCH]" w:date="2024-05-14T12:07:00Z">
        <w:r w:rsidR="006D6FEA">
          <w:t>accepted</w:t>
        </w:r>
      </w:ins>
      <w:r>
        <w:t xml:space="preserve">], we correlated signature </w:t>
      </w:r>
      <w:commentRangeStart w:id="772"/>
      <w:r w:rsidRPr="009E67A6">
        <w:rPr>
          <w:highlight w:val="yellow"/>
          <w:rPrChange w:id="773" w:author="Martin, Spencer [VCH]" w:date="2024-05-15T10:25:00Z">
            <w:rPr/>
          </w:rPrChange>
        </w:rPr>
        <w:t xml:space="preserve">exposures </w:t>
      </w:r>
      <w:commentRangeEnd w:id="772"/>
      <w:r w:rsidR="00B37A1A" w:rsidRPr="009E67A6">
        <w:rPr>
          <w:rStyle w:val="CommentReference"/>
          <w:highlight w:val="yellow"/>
          <w:rPrChange w:id="774" w:author="Martin, Spencer [VCH]" w:date="2024-05-15T10:25:00Z">
            <w:rPr>
              <w:rStyle w:val="CommentReference"/>
            </w:rPr>
          </w:rPrChange>
        </w:rPr>
        <w:commentReference w:id="772"/>
      </w:r>
      <w:r>
        <w:t xml:space="preserve">to TIL subgroup for n=126 p53abn endometrial carcinomas. </w:t>
      </w:r>
      <w:del w:id="775" w:author="Martin, Spencer [VCH]" w:date="2024-05-14T12:15:00Z">
        <w:r w:rsidDel="00B37A1A">
          <w:delText>None of the</w:delText>
        </w:r>
      </w:del>
      <w:ins w:id="776" w:author="Martin, Spencer [VCH]" w:date="2024-05-14T12:15:00Z">
        <w:r w:rsidR="00B37A1A">
          <w:t>All of the</w:t>
        </w:r>
      </w:ins>
      <w:r>
        <w:t xml:space="preserve"> copy number signatures, including the </w:t>
      </w:r>
      <w:ins w:id="777" w:author="Martin, Spencer [VCH]" w:date="2024-05-14T12:08:00Z">
        <w:r w:rsidR="006D6FEA">
          <w:t xml:space="preserve">homologous </w:t>
        </w:r>
        <w:r w:rsidR="00B37A1A">
          <w:t>repair deficient (</w:t>
        </w:r>
      </w:ins>
      <w:r>
        <w:t>HRD</w:t>
      </w:r>
      <w:ins w:id="778" w:author="Martin, Spencer [VCH]" w:date="2024-05-14T12:08:00Z">
        <w:r w:rsidR="00B37A1A">
          <w:t>)</w:t>
        </w:r>
      </w:ins>
      <w:r>
        <w:t xml:space="preserve"> signature VS3 (CHECK WITH DAWN), </w:t>
      </w:r>
      <w:del w:id="779" w:author="Martin, Spencer [VCH]" w:date="2024-05-14T12:15:00Z">
        <w:r w:rsidDel="00B37A1A">
          <w:delText xml:space="preserve">were </w:delText>
        </w:r>
      </w:del>
      <w:ins w:id="780" w:author="Martin, Spencer [VCH]" w:date="2024-05-14T12:15:00Z">
        <w:r w:rsidR="00B37A1A">
          <w:t xml:space="preserve">failed to </w:t>
        </w:r>
      </w:ins>
      <w:r>
        <w:t>significantly associate</w:t>
      </w:r>
      <w:del w:id="781" w:author="Martin, Spencer [VCH]" w:date="2024-05-14T12:15:00Z">
        <w:r w:rsidDel="00B37A1A">
          <w:delText>d</w:delText>
        </w:r>
      </w:del>
      <w:r>
        <w:t xml:space="preserve"> with TIL </w:t>
      </w:r>
      <w:del w:id="782" w:author="Martin, Spencer [VCH]" w:date="2024-05-14T12:10:00Z">
        <w:r w:rsidDel="00B37A1A">
          <w:delText xml:space="preserve">subgroup </w:delText>
        </w:r>
      </w:del>
      <w:ins w:id="783" w:author="Martin, Spencer [VCH]" w:date="2024-05-14T12:10:00Z">
        <w:r w:rsidR="00B37A1A">
          <w:t xml:space="preserve">cluster </w:t>
        </w:r>
      </w:ins>
      <w:r>
        <w:t>in p53abn endometrial carcinoma</w:t>
      </w:r>
      <w:ins w:id="784" w:author="Martin, Spencer [VCH]" w:date="2024-05-15T10:26:00Z">
        <w:r w:rsidR="009E67A6">
          <w:t xml:space="preserve"> (FIG 5)</w:t>
        </w:r>
      </w:ins>
      <w:r>
        <w:t xml:space="preserve">. </w:t>
      </w:r>
      <w:ins w:id="785" w:author="Martin, Spencer [VCH]" w:date="2024-05-14T12:15:00Z">
        <w:r w:rsidR="00B37A1A">
          <w:t>Moreover, densities of i</w:t>
        </w:r>
      </w:ins>
      <w:ins w:id="786" w:author="Martin, Spencer [VCH]" w:date="2024-05-14T12:10:00Z">
        <w:r w:rsidR="00B37A1A">
          <w:t>n</w:t>
        </w:r>
      </w:ins>
      <w:del w:id="787" w:author="Martin, Spencer [VCH]" w:date="2024-05-14T12:10:00Z">
        <w:r w:rsidDel="00B37A1A">
          <w:delText>Densities for in</w:delText>
        </w:r>
      </w:del>
      <w:r>
        <w:t xml:space="preserve">dividual TIL </w:t>
      </w:r>
      <w:ins w:id="788" w:author="Martin, Spencer [VCH]" w:date="2024-05-15T10:26:00Z">
        <w:r w:rsidR="009E67A6">
          <w:t>types</w:t>
        </w:r>
      </w:ins>
      <w:ins w:id="789" w:author="Martin, Spencer [VCH]" w:date="2024-05-14T12:15:00Z">
        <w:r w:rsidR="00B37A1A">
          <w:t xml:space="preserve"> </w:t>
        </w:r>
      </w:ins>
      <w:del w:id="790" w:author="Martin, Spencer [VCH]" w:date="2024-05-14T12:15:00Z">
        <w:r w:rsidDel="00B37A1A">
          <w:delText xml:space="preserve">types </w:delText>
        </w:r>
      </w:del>
      <w:r>
        <w:t xml:space="preserve">in epithelial and stromal regions </w:t>
      </w:r>
      <w:del w:id="791" w:author="Martin, Spencer [VCH]" w:date="2024-05-14T12:10:00Z">
        <w:r w:rsidDel="00B37A1A">
          <w:delText xml:space="preserve">were not </w:delText>
        </w:r>
      </w:del>
      <w:ins w:id="792" w:author="Martin, Spencer [VCH]" w:date="2024-05-14T12:10:00Z">
        <w:r w:rsidR="00B37A1A">
          <w:t xml:space="preserve">failed to </w:t>
        </w:r>
      </w:ins>
      <w:r>
        <w:t>significantly correlat</w:t>
      </w:r>
      <w:ins w:id="793" w:author="Martin, Spencer [VCH]" w:date="2024-05-14T12:10:00Z">
        <w:r w:rsidR="00B37A1A">
          <w:t>e</w:t>
        </w:r>
      </w:ins>
      <w:del w:id="794" w:author="Martin, Spencer [VCH]" w:date="2024-05-14T12:10:00Z">
        <w:r w:rsidDel="00B37A1A">
          <w:delText>ed</w:delText>
        </w:r>
      </w:del>
      <w:r>
        <w:t xml:space="preserve"> with any mutational signature, and </w:t>
      </w:r>
      <w:del w:id="795" w:author="Martin, Spencer [VCH]" w:date="2024-05-14T12:11:00Z">
        <w:r w:rsidDel="00B37A1A">
          <w:delText>none of</w:delText>
        </w:r>
      </w:del>
      <w:ins w:id="796" w:author="Martin, Spencer [VCH]" w:date="2024-05-14T12:11:00Z">
        <w:r w:rsidR="00B37A1A">
          <w:t xml:space="preserve">all </w:t>
        </w:r>
      </w:ins>
      <w:del w:id="797" w:author="Martin, Spencer [VCH]" w:date="2024-05-14T12:11:00Z">
        <w:r w:rsidDel="00B37A1A">
          <w:delText xml:space="preserve"> the </w:delText>
        </w:r>
      </w:del>
      <w:r>
        <w:t>mutational signature</w:t>
      </w:r>
      <w:ins w:id="798" w:author="Martin, Spencer [VCH]" w:date="2024-05-14T12:10:00Z">
        <w:r w:rsidR="00B37A1A">
          <w:t>s</w:t>
        </w:r>
      </w:ins>
      <w:del w:id="799" w:author="Martin, Spencer [VCH]" w:date="2024-05-14T12:11:00Z">
        <w:r w:rsidDel="00B37A1A">
          <w:delText xml:space="preserve"> exposures </w:delText>
        </w:r>
      </w:del>
      <w:ins w:id="800" w:author="Martin, Spencer [VCH]" w:date="2024-05-14T12:11:00Z">
        <w:r w:rsidR="00B37A1A">
          <w:t xml:space="preserve"> </w:t>
        </w:r>
      </w:ins>
      <w:del w:id="801" w:author="Martin, Spencer [VCH]" w:date="2024-05-14T12:11:00Z">
        <w:r w:rsidDel="00B37A1A">
          <w:delText xml:space="preserve">were </w:delText>
        </w:r>
      </w:del>
      <w:ins w:id="802" w:author="Martin, Spencer [VCH]" w:date="2024-05-14T12:11:00Z">
        <w:r w:rsidR="00B37A1A">
          <w:t xml:space="preserve">failed to </w:t>
        </w:r>
      </w:ins>
      <w:r>
        <w:t>significantly associate</w:t>
      </w:r>
      <w:del w:id="803" w:author="Martin, Spencer [VCH]" w:date="2024-05-14T12:12:00Z">
        <w:r w:rsidDel="00B37A1A">
          <w:delText>d</w:delText>
        </w:r>
      </w:del>
      <w:r>
        <w:t xml:space="preserve"> with survival in multivariate Cox analyses </w:t>
      </w:r>
      <w:ins w:id="804" w:author="Martin, Spencer [VCH]" w:date="2024-05-15T10:27:00Z">
        <w:r w:rsidR="009E67A6">
          <w:t xml:space="preserve">that </w:t>
        </w:r>
      </w:ins>
      <w:del w:id="805" w:author="Martin, Spencer [VCH]" w:date="2024-05-15T10:27:00Z">
        <w:r w:rsidDel="009E67A6">
          <w:delText xml:space="preserve">including </w:delText>
        </w:r>
      </w:del>
      <w:ins w:id="806" w:author="Martin, Spencer [VCH]" w:date="2024-05-15T10:27:00Z">
        <w:r w:rsidR="009E67A6">
          <w:t xml:space="preserve">include </w:t>
        </w:r>
      </w:ins>
      <w:r>
        <w:t xml:space="preserve">TIL </w:t>
      </w:r>
      <w:commentRangeStart w:id="807"/>
      <w:r>
        <w:t>cluster</w:t>
      </w:r>
      <w:commentRangeEnd w:id="807"/>
      <w:r w:rsidR="009E67A6">
        <w:rPr>
          <w:rStyle w:val="CommentReference"/>
        </w:rPr>
        <w:commentReference w:id="807"/>
      </w:r>
      <w:r>
        <w:t xml:space="preserve">. </w:t>
      </w:r>
      <w:ins w:id="808" w:author="Martin, Spencer [VCH]" w:date="2024-05-15T10:28:00Z">
        <w:r w:rsidR="009E67A6">
          <w:t xml:space="preserve">Finally, the TIL clusters did not </w:t>
        </w:r>
        <w:del w:id="809" w:author="allenz@student.ubc.ca" w:date="2024-06-15T08:31:00Z">
          <w:r w:rsidR="009E67A6" w:rsidDel="00830FFE">
            <w:delText>corelated</w:delText>
          </w:r>
        </w:del>
      </w:ins>
      <w:ins w:id="810" w:author="allenz@student.ubc.ca" w:date="2024-06-15T08:31:00Z">
        <w:r w:rsidR="00830FFE">
          <w:t>correlate</w:t>
        </w:r>
      </w:ins>
      <w:ins w:id="811" w:author="Martin, Spencer [VCH]" w:date="2024-05-15T10:28:00Z">
        <w:r w:rsidR="009E67A6">
          <w:t xml:space="preserve"> with HER2 status as assessed by </w:t>
        </w:r>
        <w:r w:rsidR="009E67A6" w:rsidRPr="009E67A6">
          <w:rPr>
            <w:highlight w:val="yellow"/>
            <w:rPrChange w:id="812" w:author="Martin, Spencer [VCH]" w:date="2024-05-15T10:28:00Z">
              <w:rPr/>
            </w:rPrChange>
          </w:rPr>
          <w:t>&lt;&lt;&lt;</w:t>
        </w:r>
      </w:ins>
      <w:ins w:id="813" w:author="Martin, Spencer [VCH]" w:date="2024-05-15T10:29:00Z">
        <w:r w:rsidR="009E67A6">
          <w:rPr>
            <w:highlight w:val="yellow"/>
          </w:rPr>
          <w:t xml:space="preserve">Analysis of </w:t>
        </w:r>
      </w:ins>
      <w:ins w:id="814" w:author="Martin, Spencer [VCH]" w:date="2024-05-15T10:28:00Z">
        <w:r w:rsidR="009E67A6">
          <w:rPr>
            <w:highlight w:val="yellow"/>
          </w:rPr>
          <w:t>Her</w:t>
        </w:r>
      </w:ins>
      <w:ins w:id="815" w:author="Martin, Spencer [VCH]" w:date="2024-05-15T10:29:00Z">
        <w:r w:rsidR="009E67A6">
          <w:rPr>
            <w:highlight w:val="yellow"/>
          </w:rPr>
          <w:t>2 vs TILcluster</w:t>
        </w:r>
      </w:ins>
      <w:ins w:id="816" w:author="Martin, Spencer [VCH]" w:date="2024-05-15T10:28:00Z">
        <w:r w:rsidR="009E67A6" w:rsidRPr="009E67A6">
          <w:rPr>
            <w:highlight w:val="yellow"/>
            <w:rPrChange w:id="817" w:author="Martin, Spencer [VCH]" w:date="2024-05-15T10:28:00Z">
              <w:rPr/>
            </w:rPrChange>
          </w:rPr>
          <w:t>&gt;&gt;&gt;&gt;.</w:t>
        </w:r>
        <w:r w:rsidR="009E67A6">
          <w:t xml:space="preserve"> </w:t>
        </w:r>
      </w:ins>
      <w:commentRangeStart w:id="818"/>
      <w:r>
        <w:t>Thus, mutational signatures show different patterns of co-segregation with TILs and prognostic significance in p53abn endometrial carcinoma compared to HGSC (Allen W. Zhang et al. 2018).</w:t>
      </w:r>
      <w:commentRangeEnd w:id="818"/>
      <w:r w:rsidR="00B37A1A">
        <w:rPr>
          <w:rStyle w:val="CommentReference"/>
        </w:rPr>
        <w:commentReference w:id="818"/>
      </w:r>
    </w:p>
    <w:tbl>
      <w:tblPr>
        <w:tblStyle w:val="Table"/>
        <w:tblW w:w="5000" w:type="pct"/>
        <w:tblLayout w:type="fixed"/>
        <w:tblLook w:val="0000" w:firstRow="0" w:lastRow="0" w:firstColumn="0" w:lastColumn="0" w:noHBand="0" w:noVBand="0"/>
      </w:tblPr>
      <w:tblGrid>
        <w:gridCol w:w="9360"/>
      </w:tblGrid>
      <w:tr w:rsidR="00B81EB2" w14:paraId="0F847275" w14:textId="77777777">
        <w:tc>
          <w:tcPr>
            <w:tcW w:w="7920" w:type="dxa"/>
          </w:tcPr>
          <w:p w14:paraId="095CD2A4" w14:textId="77777777" w:rsidR="00B81EB2" w:rsidRDefault="00ED3545">
            <w:pPr>
              <w:pStyle w:val="Compact"/>
              <w:jc w:val="center"/>
            </w:pPr>
            <w:bookmarkStart w:id="819" w:name="fig-mutational-signatures"/>
            <w:commentRangeStart w:id="820"/>
            <w:r>
              <w:rPr>
                <w:noProof/>
              </w:rPr>
              <w:lastRenderedPageBreak/>
              <w:drawing>
                <wp:inline distT="0" distB="0" distL="0" distR="0" wp14:anchorId="35DBB5C9" wp14:editId="48D9BF2E">
                  <wp:extent cx="5334000" cy="66675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index_files/figure-docx/notebooks-mutational_signatures-fig-mutational-signatures-output-1.png"/>
                          <pic:cNvPicPr>
                            <a:picLocks noChangeAspect="1" noChangeArrowheads="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commentRangeEnd w:id="820"/>
            <w:r w:rsidR="00AE5BEC">
              <w:rPr>
                <w:rStyle w:val="CommentReference"/>
              </w:rPr>
              <w:commentReference w:id="820"/>
            </w:r>
          </w:p>
          <w:p w14:paraId="49099420" w14:textId="52391FA1" w:rsidR="00B81EB2" w:rsidRDefault="00ED3545">
            <w:pPr>
              <w:pStyle w:val="ImageCaption"/>
              <w:spacing w:before="200"/>
            </w:pPr>
            <w:r>
              <w:t>Figure 5: Mutational signatures</w:t>
            </w:r>
            <w:ins w:id="821" w:author="Martin, Spencer [VCH]" w:date="2024-05-15T10:33:00Z">
              <w:r w:rsidR="0095698B">
                <w:t xml:space="preserve"> </w:t>
              </w:r>
              <w:r w:rsidR="0095698B" w:rsidRPr="0095698B">
                <w:rPr>
                  <w:highlight w:val="yellow"/>
                  <w:rPrChange w:id="822" w:author="Martin, Spencer [VCH]" w:date="2024-05-15T10:34:00Z">
                    <w:rPr/>
                  </w:rPrChange>
                </w:rPr>
                <w:t xml:space="preserve">Add her2 </w:t>
              </w:r>
            </w:ins>
            <w:ins w:id="823" w:author="Martin, Spencer [VCH]" w:date="2024-05-15T10:34:00Z">
              <w:r w:rsidR="0095698B">
                <w:rPr>
                  <w:highlight w:val="yellow"/>
                </w:rPr>
                <w:t>assessment</w:t>
              </w:r>
            </w:ins>
            <w:ins w:id="824" w:author="Martin, Spencer [VCH]" w:date="2024-05-15T10:33:00Z">
              <w:r w:rsidR="0095698B" w:rsidRPr="0095698B">
                <w:rPr>
                  <w:highlight w:val="yellow"/>
                  <w:rPrChange w:id="825" w:author="Martin, Spencer [VCH]" w:date="2024-05-15T10:34:00Z">
                    <w:rPr/>
                  </w:rPrChange>
                </w:rPr>
                <w:t xml:space="preserve"> vs TIL clus</w:t>
              </w:r>
            </w:ins>
            <w:ins w:id="826" w:author="Martin, Spencer [VCH]" w:date="2024-05-15T10:34:00Z">
              <w:r w:rsidR="0095698B" w:rsidRPr="0095698B">
                <w:rPr>
                  <w:highlight w:val="yellow"/>
                  <w:rPrChange w:id="827" w:author="Martin, Spencer [VCH]" w:date="2024-05-15T10:34:00Z">
                    <w:rPr/>
                  </w:rPrChange>
                </w:rPr>
                <w:t>ter</w:t>
              </w:r>
            </w:ins>
          </w:p>
        </w:tc>
        <w:bookmarkEnd w:id="819"/>
      </w:tr>
    </w:tbl>
    <w:p w14:paraId="6727BC62" w14:textId="77777777" w:rsidR="00B81EB2" w:rsidRDefault="00ED3545">
      <w:pPr>
        <w:pStyle w:val="BodyText"/>
      </w:pPr>
      <w:r>
        <w:rPr>
          <w:vertAlign w:val="subscript"/>
        </w:rPr>
        <w:t xml:space="preserve">Source: </w:t>
      </w:r>
      <w:hyperlink r:id="rId31" w:anchor="cell-fig-mutational-signatures">
        <w:r>
          <w:rPr>
            <w:rStyle w:val="Hyperlink"/>
            <w:vertAlign w:val="subscript"/>
          </w:rPr>
          <w:t>Mutational signatures</w:t>
        </w:r>
      </w:hyperlink>
    </w:p>
    <w:p w14:paraId="7A72D92F" w14:textId="773691B0" w:rsidR="00B81EB2" w:rsidRDefault="00ED3545">
      <w:pPr>
        <w:pStyle w:val="Heading2"/>
      </w:pPr>
      <w:bookmarkStart w:id="828" w:name="discussion"/>
      <w:bookmarkEnd w:id="337"/>
      <w:bookmarkEnd w:id="765"/>
      <w:r>
        <w:t>4 Discussion</w:t>
      </w:r>
      <w:ins w:id="829" w:author="Martin, Spencer [VCH]" w:date="2024-05-15T10:35:00Z">
        <w:r w:rsidR="00383BF6">
          <w:t xml:space="preserve"> </w:t>
        </w:r>
        <w:r w:rsidR="00383BF6" w:rsidRPr="00383BF6">
          <w:rPr>
            <w:highlight w:val="yellow"/>
            <w:rPrChange w:id="830" w:author="Martin, Spencer [VCH]" w:date="2024-05-15T10:35:00Z">
              <w:rPr/>
            </w:rPrChange>
          </w:rPr>
          <w:t>To work on once results completed</w:t>
        </w:r>
      </w:ins>
    </w:p>
    <w:p w14:paraId="2302DB42" w14:textId="7B953970" w:rsidR="00B81EB2" w:rsidRDefault="00ED3545">
      <w:pPr>
        <w:pStyle w:val="FirstParagraph"/>
      </w:pPr>
      <w:r>
        <w:t xml:space="preserve">Historically considered one of the less immunogenic subtypes of endometrial cancer, p53abn tumors have received minimal attention in immunotherapy research. Initial trials </w:t>
      </w:r>
      <w:r>
        <w:lastRenderedPageBreak/>
        <w:t xml:space="preserve">showed only modest response rates to pembrolizumab in advanced and recurrent MMRp endometrial cancer (Ott et al. 2017), mirroring similar results in epithelial ovarian cancer (Matulonis et al. 2019). More recently, dostarlimab in addition to standard-of-care chemotherapy demonstrated benefit in both MMRd and MMRp cancers (Mansoor R. Mirza et al. 2023), with p53abn cases responding substantially better than NSMP cases (M. R. Mirza et al. 2023). </w:t>
      </w:r>
      <w:ins w:id="831" w:author="Martin, Spencer [VCH]" w:date="2024-05-14T12:27:00Z">
        <w:r w:rsidR="003E0B4E">
          <w:t xml:space="preserve">Incentivized by these results, </w:t>
        </w:r>
      </w:ins>
      <w:del w:id="832" w:author="Martin, Spencer [VCH]" w:date="2024-05-14T12:27:00Z">
        <w:r w:rsidDel="003E0B4E">
          <w:delText>W</w:delText>
        </w:r>
      </w:del>
      <w:ins w:id="833" w:author="Martin, Spencer [VCH]" w:date="2024-05-14T12:27:00Z">
        <w:r w:rsidR="003E0B4E">
          <w:t>w</w:t>
        </w:r>
      </w:ins>
      <w:r>
        <w:t xml:space="preserve">e systemically profiled the immune microenvironment in </w:t>
      </w:r>
      <w:del w:id="834" w:author="Martin, Spencer [VCH]" w:date="2024-05-14T12:27:00Z">
        <w:r w:rsidDel="003E0B4E">
          <w:delText>one of the largest</w:delText>
        </w:r>
      </w:del>
      <w:ins w:id="835" w:author="Martin, Spencer [VCH]" w:date="2024-05-14T12:27:00Z">
        <w:r w:rsidR="003E0B4E">
          <w:t>an expansive</w:t>
        </w:r>
      </w:ins>
      <w:r>
        <w:t xml:space="preserve"> cohort</w:t>
      </w:r>
      <w:del w:id="836" w:author="Martin, Spencer [VCH]" w:date="2024-05-14T12:27:00Z">
        <w:r w:rsidDel="003E0B4E">
          <w:delText>s</w:delText>
        </w:r>
      </w:del>
      <w:r>
        <w:t xml:space="preserve"> of </w:t>
      </w:r>
      <w:ins w:id="837" w:author="Martin, Spencer [VCH]" w:date="2024-05-14T12:27:00Z">
        <w:r w:rsidR="003E0B4E">
          <w:t xml:space="preserve">256 treatment naïve </w:t>
        </w:r>
      </w:ins>
      <w:r>
        <w:t>p53abn endometrial ca</w:t>
      </w:r>
      <w:ins w:id="838" w:author="Martin, Spencer [VCH]" w:date="2024-05-14T12:28:00Z">
        <w:r w:rsidR="003E0B4E">
          <w:t>rcinomas</w:t>
        </w:r>
      </w:ins>
      <w:del w:id="839" w:author="Martin, Spencer [VCH]" w:date="2024-05-14T12:28:00Z">
        <w:r w:rsidDel="003E0B4E">
          <w:delText>ncers to date</w:delText>
        </w:r>
      </w:del>
      <w:r>
        <w:t xml:space="preserve">, revealing 2 immunologically distinct subgroups defined by extensive and limited infiltration of T cells, B cells, and </w:t>
      </w:r>
      <w:commentRangeStart w:id="840"/>
      <w:r>
        <w:t>macrophages</w:t>
      </w:r>
      <w:commentRangeEnd w:id="840"/>
      <w:r w:rsidR="003E0B4E">
        <w:rPr>
          <w:rStyle w:val="CommentReference"/>
        </w:rPr>
        <w:commentReference w:id="840"/>
      </w:r>
      <w:r>
        <w:t>. Over half of p53abn cancers are highly infiltrated by TIL, challenging the belief that p53abn cancers are immune depleted (Mendiola et al. 2022). Cytotoxic T cells, but not immunosuppressive T regulatory cells, co-localized with tumor cells in TIL-rich tumors. TIL-rich tumors expressed high levels of PD1 and PDL1, providing mechanistic rationale for the effectiveness of anti-PD1 inhibitors. TIL-rich tumors were also associated with longer overall and disease-specific survival, in contrast to prior findings in smaller cohorts (Aline Talhouk et al. 2019). Notably, TILs were more strongly associated with survival in patients with advanced disease, who have the most presing treatment requirements. These findings may inform clinical trials of immunotherapies in early-stage endometrial cancer (NCT04634877, NCT04214067), where TILs were not significantly associated with longer survival.</w:t>
      </w:r>
    </w:p>
    <w:p w14:paraId="3FA23E21" w14:textId="77777777" w:rsidR="00B81EB2" w:rsidRDefault="00ED3545">
      <w:pPr>
        <w:pStyle w:val="BodyText"/>
      </w:pPr>
      <w:r>
        <w:t xml:space="preserve">The pervasiveness of TIL-rich p53abn endometrial cancers underscores potential shortcomings of molecular subtype-based strategies for selecting patients for immunotherapy (Ott et al. 2017; Yamashita et al. 2017). While TIL-rich tumors are more frequent in MMRd (78% (Aline Talhouk et al. 2019)) than other subtypes, 53% of p53abn tumors in our study were also </w:t>
      </w:r>
      <w:commentRangeStart w:id="841"/>
      <w:r>
        <w:t>TIL-rich</w:t>
      </w:r>
      <w:commentRangeEnd w:id="841"/>
      <w:r w:rsidR="002D2344">
        <w:rPr>
          <w:rStyle w:val="CommentReference"/>
        </w:rPr>
        <w:commentReference w:id="841"/>
      </w:r>
      <w:r>
        <w:t>. Histotype likely has limited importance, as apart from carcinosarcomas, which were mostly TIL-poor, histotype was not associated with TIL status. NSMP, the most TIL-poor molecular subtype (Aline Talhouk et al. 2019; Chong Zhang, Wang, and Wu 2023), derived correspondingly limited benefit from dostarlimab in the RUBY trial (M. R. Mirza et al. 2023). Thus, TIL response, not molecular subtype alone, may be more informative for stratifying endometrial cancer patients for immunotherapy.</w:t>
      </w:r>
    </w:p>
    <w:p w14:paraId="4E3658F2" w14:textId="77777777" w:rsidR="00B81EB2" w:rsidRDefault="00ED3545">
      <w:pPr>
        <w:pStyle w:val="BodyText"/>
      </w:pPr>
      <w:r>
        <w:t xml:space="preserve">In our study, </w:t>
      </w:r>
      <w:commentRangeStart w:id="842"/>
      <w:r>
        <w:t xml:space="preserve">IDO1 </w:t>
      </w:r>
      <w:commentRangeEnd w:id="842"/>
      <w:r w:rsidR="002D2344">
        <w:rPr>
          <w:rStyle w:val="CommentReference"/>
        </w:rPr>
        <w:commentReference w:id="842"/>
      </w:r>
      <w:r>
        <w:t>expression was not associated with TIL-rich tumors, contrasting with PD1 and PDL1 expression patterns. This may indicate a different mechanism for IDO1 induction in the tumor microenvironment. While IDO1+ macrophages were less prevalent than PDL1+ macrophages, their presence irrespective of overall TIL infiltration may make IDO1 a suitable target for immunotherapy in a subset of TIL-poor tumors.</w:t>
      </w:r>
    </w:p>
    <w:p w14:paraId="15FF1768" w14:textId="77777777" w:rsidR="00B81EB2" w:rsidRDefault="00ED3545">
      <w:pPr>
        <w:pStyle w:val="BodyText"/>
      </w:pPr>
      <w:r>
        <w:t xml:space="preserve">Our data show for the first time the relationship between immune response and mutational processes in p53abn endometrial cancer. Despite genomic similarities between HGSC and p53abn endometrial cancer (Getz et al. 2013; Allen W. Zhang et al. 2018), TILs were not correlated with mutational signatures, including HRD, in p53abn endometrial cancer. In contrast to HGSC, p53abn endometrial cancer may elicit TIL responses through mechanisms independent of HRD. Other mutational processes generating widespread genomic instability in endometrial cancer [CITE DAWN] may elicit TIL responses through common cGAS-STING pathway activation (Deng et al. 2014; Woo et al. 2014). Additionally, TILs were not correlated with HER2 status by immunohistochemistry or whole-genome sequencing. Immunotherapies, anti-HER2 therapies, and PARP inhibitors targeting HRD </w:t>
      </w:r>
      <w:r>
        <w:lastRenderedPageBreak/>
        <w:t>tumors may represent orthogonal approaches effective in different groups of p53abn endometrial cancers, with some tumors susceptible to multiple agents.</w:t>
      </w:r>
    </w:p>
    <w:p w14:paraId="76319BF0" w14:textId="77777777" w:rsidR="00B81EB2" w:rsidRDefault="00ED3545">
      <w:pPr>
        <w:pStyle w:val="BodyText"/>
      </w:pPr>
      <w:r>
        <w:t>As the use of immunotherapies extends to MMRp endometrial cancers, the immune microenvironment must be considered in addition to molecular subtype as a relevant factor. Our findings highlight properties of the immune microenvironment that may portend susceptibility to immune checkpoint susceptibility in p53abn endometrial cancers, and how these relate to other clinically actionable targets being explored in clinical trials.</w:t>
      </w:r>
    </w:p>
    <w:p w14:paraId="68383800" w14:textId="77777777" w:rsidR="00B81EB2" w:rsidRDefault="00ED3545">
      <w:pPr>
        <w:pStyle w:val="Heading2"/>
      </w:pPr>
      <w:bookmarkStart w:id="843" w:name="references"/>
      <w:bookmarkEnd w:id="828"/>
      <w:r>
        <w:t>References</w:t>
      </w:r>
    </w:p>
    <w:p w14:paraId="4FC954E8" w14:textId="77777777" w:rsidR="00B81EB2" w:rsidRDefault="00ED3545">
      <w:pPr>
        <w:pStyle w:val="Bibliography"/>
      </w:pPr>
      <w:bookmarkStart w:id="844" w:name="ref-AbrilPla2023"/>
      <w:bookmarkStart w:id="845" w:name="refs"/>
      <w:r>
        <w:t xml:space="preserve">Abril-Pla, Oriol, Virgile Andreani, Colin Carroll, Larry Dong, Christopher J. Fonnesbeck, Maxim Kochurov, Ravin Kumar, et al. 2023. “PyMC: A Modern, and Comprehensive Probabilistic Programming Framework in Python.” </w:t>
      </w:r>
      <w:r>
        <w:rPr>
          <w:i/>
          <w:iCs/>
        </w:rPr>
        <w:t>PeerJ Computer Science</w:t>
      </w:r>
      <w:r>
        <w:t xml:space="preserve"> 9. </w:t>
      </w:r>
      <w:hyperlink r:id="rId32">
        <w:r>
          <w:rPr>
            <w:rStyle w:val="Hyperlink"/>
          </w:rPr>
          <w:t>https://doi.org/10.7717/PEERJ-CS.1516</w:t>
        </w:r>
      </w:hyperlink>
      <w:r>
        <w:t>.</w:t>
      </w:r>
    </w:p>
    <w:p w14:paraId="79CB1A40" w14:textId="77777777" w:rsidR="00B81EB2" w:rsidRDefault="00ED3545">
      <w:pPr>
        <w:pStyle w:val="Bibliography"/>
      </w:pPr>
      <w:bookmarkStart w:id="846" w:name="ref-Antill2021"/>
      <w:bookmarkEnd w:id="844"/>
      <w:r>
        <w:t xml:space="preserve">Antill, Yoland, Peey Sei Kok, Kristy Robledo, Sonia Yip, Michelle Cummins, Deborah Smith, Amanda Spurdle, et al. 2021. “Clinical Activity of Durvalumab for Patients with Advanced Mismatch Repair-Deficient and Repair-Proficient Endometrial Cancer. A Nonrandomized Phase 2 Clinical Trial.” </w:t>
      </w:r>
      <w:r>
        <w:rPr>
          <w:i/>
          <w:iCs/>
        </w:rPr>
        <w:t>Journal for Immunotherapy of Cancer</w:t>
      </w:r>
      <w:r>
        <w:t xml:space="preserve"> 9 (June). </w:t>
      </w:r>
      <w:hyperlink r:id="rId33">
        <w:r>
          <w:rPr>
            <w:rStyle w:val="Hyperlink"/>
          </w:rPr>
          <w:t>https://doi.org/10.1136/JITC-2020-002255</w:t>
        </w:r>
      </w:hyperlink>
      <w:r>
        <w:t>.</w:t>
      </w:r>
    </w:p>
    <w:p w14:paraId="7FBAFE82" w14:textId="77777777" w:rsidR="00B81EB2" w:rsidRDefault="00ED3545">
      <w:pPr>
        <w:pStyle w:val="Bibliography"/>
      </w:pPr>
      <w:bookmarkStart w:id="847" w:name="ref-Bernardini2016"/>
      <w:bookmarkEnd w:id="846"/>
      <w:r>
        <w:t xml:space="preserve">Bernardini, Marcus Q., Lilian T. Gien, Susie Lau, Alon D. Altman, Blake Gilks, Sarah E. Ferguson, Martin Köbel, et al. 2016. “Treatment Related Outcomes in High-Risk Endometrial Carcinoma: Canadian High Risk Endometrial Cancer Consortium (CHREC).” </w:t>
      </w:r>
      <w:r>
        <w:rPr>
          <w:i/>
          <w:iCs/>
        </w:rPr>
        <w:t>Gynecologic Oncology</w:t>
      </w:r>
      <w:r>
        <w:t xml:space="preserve"> 141 (April): 148–54. </w:t>
      </w:r>
      <w:hyperlink r:id="rId34">
        <w:r>
          <w:rPr>
            <w:rStyle w:val="Hyperlink"/>
          </w:rPr>
          <w:t>https://doi.org/10.1016/J.YGYNO.2016.02.002</w:t>
        </w:r>
      </w:hyperlink>
      <w:r>
        <w:t>.</w:t>
      </w:r>
    </w:p>
    <w:p w14:paraId="43C2CBC5" w14:textId="77777777" w:rsidR="00B81EB2" w:rsidRDefault="00ED3545">
      <w:pPr>
        <w:pStyle w:val="Bibliography"/>
      </w:pPr>
      <w:bookmarkStart w:id="848" w:name="ref-Bosse2022"/>
      <w:bookmarkEnd w:id="847"/>
      <w:r>
        <w:t xml:space="preserve">Bosse, T., C. L. Creutzberg, E. J. Crosbie, K. Han, N. Horeweg, A. Leary, J. R. Kroep, et al. 2022. “Refining Adjuvant Treatment in Endometrial Cancer Based on Molecular Features: The RAINBO Clinical Trial Program.” </w:t>
      </w:r>
      <w:r>
        <w:rPr>
          <w:i/>
          <w:iCs/>
        </w:rPr>
        <w:t>International Journal of Gynecological Cancer : Official Journal of the International Gynecological Cancer Society</w:t>
      </w:r>
      <w:r>
        <w:t xml:space="preserve"> 33 (December): 109–17. </w:t>
      </w:r>
      <w:hyperlink r:id="rId35">
        <w:r>
          <w:rPr>
            <w:rStyle w:val="Hyperlink"/>
          </w:rPr>
          <w:t>https://doi.org/10.1136/IJGC-2022-004039</w:t>
        </w:r>
      </w:hyperlink>
      <w:r>
        <w:t>.</w:t>
      </w:r>
    </w:p>
    <w:p w14:paraId="231018DD" w14:textId="77777777" w:rsidR="00B81EB2" w:rsidRDefault="00ED3545">
      <w:pPr>
        <w:pStyle w:val="Bibliography"/>
      </w:pPr>
      <w:bookmarkStart w:id="849" w:name="ref-Chan2019"/>
      <w:bookmarkEnd w:id="848"/>
      <w:r>
        <w:t xml:space="preserve">Chan, T. A., M. Yarchoan, E. Jaffee, C. Swanton, S. A. Quezada, A. Stenzinger, and S. Peters. 2019. “Development of Tumor Mutation Burden as an Immunotherapy Biomarker: Utility for the Oncology Clinic.” </w:t>
      </w:r>
      <w:r>
        <w:rPr>
          <w:i/>
          <w:iCs/>
        </w:rPr>
        <w:t>Annals of Oncology</w:t>
      </w:r>
      <w:r>
        <w:t xml:space="preserve"> 30 (January): 44–56. </w:t>
      </w:r>
      <w:hyperlink r:id="rId36">
        <w:r>
          <w:rPr>
            <w:rStyle w:val="Hyperlink"/>
          </w:rPr>
          <w:t>https://doi.org/10.1093/ANNONC/MDY495</w:t>
        </w:r>
      </w:hyperlink>
      <w:r>
        <w:t>.</w:t>
      </w:r>
    </w:p>
    <w:p w14:paraId="3B969706" w14:textId="77777777" w:rsidR="00B81EB2" w:rsidRDefault="00ED3545">
      <w:pPr>
        <w:pStyle w:val="Bibliography"/>
      </w:pPr>
      <w:bookmarkStart w:id="850" w:name="ref-Creasman2009"/>
      <w:bookmarkEnd w:id="849"/>
      <w:r>
        <w:t xml:space="preserve">Creasman, William. 2009. “Revised FIGO Staging for Carcinoma of the Endometrium.” </w:t>
      </w:r>
      <w:r>
        <w:rPr>
          <w:i/>
          <w:iCs/>
        </w:rPr>
        <w:t>International Journal of Gynecology &amp; Obstetrics</w:t>
      </w:r>
      <w:r>
        <w:t xml:space="preserve"> 105 (May): 109–9. </w:t>
      </w:r>
      <w:hyperlink r:id="rId37">
        <w:r>
          <w:rPr>
            <w:rStyle w:val="Hyperlink"/>
          </w:rPr>
          <w:t>https://doi.org/10.1016/J.IJGO.2009.02.010</w:t>
        </w:r>
      </w:hyperlink>
      <w:r>
        <w:t>.</w:t>
      </w:r>
    </w:p>
    <w:p w14:paraId="1B2C98A0" w14:textId="77777777" w:rsidR="00B81EB2" w:rsidRDefault="00ED3545">
      <w:pPr>
        <w:pStyle w:val="Bibliography"/>
      </w:pPr>
      <w:bookmarkStart w:id="851" w:name="ref-Deng2014"/>
      <w:bookmarkEnd w:id="850"/>
      <w:r>
        <w:t xml:space="preserve">Deng, Liufu, Hua Liang, Meng Xu, Xuanming Yang, Byron Burnette, Ainhoa Arina, Xiao Dong Li, et al. 2014. “STING-Dependent Cytosolic DNA Sensing Promotes Radiation-Induced Type i Interferon-Dependent Antitumor Immunity in Immunogenic Tumors.” </w:t>
      </w:r>
      <w:r>
        <w:rPr>
          <w:i/>
          <w:iCs/>
        </w:rPr>
        <w:t>Immunity</w:t>
      </w:r>
      <w:r>
        <w:t xml:space="preserve"> 41 (November): 843–52. </w:t>
      </w:r>
      <w:hyperlink r:id="rId38">
        <w:r>
          <w:rPr>
            <w:rStyle w:val="Hyperlink"/>
          </w:rPr>
          <w:t>https://doi.org/10.1016/j.immuni.2014.10.019</w:t>
        </w:r>
      </w:hyperlink>
      <w:r>
        <w:t>.</w:t>
      </w:r>
    </w:p>
    <w:p w14:paraId="18E7E4A1" w14:textId="77777777" w:rsidR="00B81EB2" w:rsidRDefault="00ED3545">
      <w:pPr>
        <w:pStyle w:val="Bibliography"/>
      </w:pPr>
      <w:bookmarkStart w:id="852" w:name="ref-Friedlander2023"/>
      <w:bookmarkEnd w:id="851"/>
      <w:r>
        <w:t xml:space="preserve">Friedlander, Michael, Yeh Chen Lee, and William P. Tew. 2023. “Managing Adverse Effects Associated with Poly (ADP-Ribose) Polymerase Inhibitors in Ovarian Cancer: A Synthesis of </w:t>
      </w:r>
      <w:r>
        <w:lastRenderedPageBreak/>
        <w:t xml:space="preserve">Clinical Trial and Real-World Data.” </w:t>
      </w:r>
      <w:r>
        <w:rPr>
          <w:i/>
          <w:iCs/>
        </w:rPr>
        <w:t>American Society of Clinical Oncology Educational Book. American Society of Clinical Oncology. Annual Meeting</w:t>
      </w:r>
      <w:r>
        <w:t xml:space="preserve"> 43 (June). </w:t>
      </w:r>
      <w:hyperlink r:id="rId39">
        <w:r>
          <w:rPr>
            <w:rStyle w:val="Hyperlink"/>
          </w:rPr>
          <w:t>https://pubmed.ncbi.nlm.nih.gov/37285556/</w:t>
        </w:r>
      </w:hyperlink>
      <w:r>
        <w:t>.</w:t>
      </w:r>
    </w:p>
    <w:p w14:paraId="133AB84D" w14:textId="77777777" w:rsidR="00B81EB2" w:rsidRDefault="00ED3545">
      <w:pPr>
        <w:pStyle w:val="Bibliography"/>
      </w:pPr>
      <w:bookmarkStart w:id="853" w:name="ref-Gaillard2016"/>
      <w:bookmarkEnd w:id="852"/>
      <w:r>
        <w:t xml:space="preserve">Gaillard, Stéphanie L., Angeles A. Secord, and Bradley Monk. 2016. “The Role of Immune Checkpoint Inhibition in the Treatment of Ovarian Cancer.” </w:t>
      </w:r>
      <w:r>
        <w:rPr>
          <w:i/>
          <w:iCs/>
        </w:rPr>
        <w:t>Gynecologic Oncology Research and Practice</w:t>
      </w:r>
      <w:r>
        <w:t xml:space="preserve"> 3 (December). </w:t>
      </w:r>
      <w:hyperlink r:id="rId40">
        <w:r>
          <w:rPr>
            <w:rStyle w:val="Hyperlink"/>
          </w:rPr>
          <w:t>https://doi.org/10.1186/S40661-016-0033-6</w:t>
        </w:r>
      </w:hyperlink>
      <w:r>
        <w:t>.</w:t>
      </w:r>
    </w:p>
    <w:p w14:paraId="4EBD2435" w14:textId="77777777" w:rsidR="00B81EB2" w:rsidRDefault="00ED3545">
      <w:pPr>
        <w:pStyle w:val="Bibliography"/>
      </w:pPr>
      <w:bookmarkStart w:id="854" w:name="ref-Getz2013"/>
      <w:bookmarkEnd w:id="853"/>
      <w:r>
        <w:t xml:space="preserve">Getz, Gad, Stacey B. Gabriel, Kristian Cibulskis, Eric Lander, Andrey Sivachenko, Carrie Sougnez, Mike Lawrence, et al. 2013. “Integrated Genomic Characterization of Endometrial Carcinoma.” </w:t>
      </w:r>
      <w:r>
        <w:rPr>
          <w:i/>
          <w:iCs/>
        </w:rPr>
        <w:t>Nature</w:t>
      </w:r>
      <w:r>
        <w:t xml:space="preserve"> 497: 67–73. </w:t>
      </w:r>
      <w:hyperlink r:id="rId41">
        <w:r>
          <w:rPr>
            <w:rStyle w:val="Hyperlink"/>
          </w:rPr>
          <w:t>https://doi.org/10.1038/NATURE12113</w:t>
        </w:r>
      </w:hyperlink>
      <w:r>
        <w:t>.</w:t>
      </w:r>
    </w:p>
    <w:p w14:paraId="4922F4F9" w14:textId="77777777" w:rsidR="00B81EB2" w:rsidRDefault="00ED3545">
      <w:pPr>
        <w:pStyle w:val="Bibliography"/>
      </w:pPr>
      <w:bookmarkStart w:id="855" w:name="ref-Grambsch1994"/>
      <w:bookmarkEnd w:id="854"/>
      <w:r>
        <w:t xml:space="preserve">Grambsch, Patricia M., and Terry M. Therneau. 1994. “Proportional Hazards Tests and Diagnostics Based on Weighted Residuals.” </w:t>
      </w:r>
      <w:r>
        <w:rPr>
          <w:i/>
          <w:iCs/>
        </w:rPr>
        <w:t>Biometrika</w:t>
      </w:r>
      <w:r>
        <w:t xml:space="preserve"> 81 (August): 515. </w:t>
      </w:r>
      <w:hyperlink r:id="rId42">
        <w:r>
          <w:rPr>
            <w:rStyle w:val="Hyperlink"/>
          </w:rPr>
          <w:t>https://doi.org/10.2307/2337123</w:t>
        </w:r>
      </w:hyperlink>
      <w:r>
        <w:t>.</w:t>
      </w:r>
    </w:p>
    <w:p w14:paraId="5D1CC7A0" w14:textId="77777777" w:rsidR="00B81EB2" w:rsidRDefault="00ED3545">
      <w:pPr>
        <w:pStyle w:val="Bibliography"/>
      </w:pPr>
      <w:bookmarkStart w:id="856" w:name="ref-Homicsko2015"/>
      <w:bookmarkEnd w:id="855"/>
      <w:r>
        <w:t xml:space="preserve">Homicsko, Krisztian, and George Coukos. 2015. “Targeting Programmed Cell Death 1 in Ovarian Cancer.” </w:t>
      </w:r>
      <w:r>
        <w:rPr>
          <w:i/>
          <w:iCs/>
        </w:rPr>
        <w:t>Journal of Clinical Oncology : Official Journal of the American Society of Clinical Oncology</w:t>
      </w:r>
      <w:r>
        <w:t xml:space="preserve"> 33 (December): 3987–89. </w:t>
      </w:r>
      <w:hyperlink r:id="rId43">
        <w:r>
          <w:rPr>
            <w:rStyle w:val="Hyperlink"/>
          </w:rPr>
          <w:t>https://doi.org/10.1200/JCO.2015.63.7785</w:t>
        </w:r>
      </w:hyperlink>
      <w:r>
        <w:t>.</w:t>
      </w:r>
    </w:p>
    <w:p w14:paraId="342336CB" w14:textId="77777777" w:rsidR="00B81EB2" w:rsidRDefault="00ED3545">
      <w:pPr>
        <w:pStyle w:val="Bibliography"/>
      </w:pPr>
      <w:bookmarkStart w:id="857" w:name="ref-Jamieson2021"/>
      <w:bookmarkEnd w:id="856"/>
      <w:r>
        <w:t xml:space="preserve">Jamieson, Amy, Emily F. Thompson, Jutta Huvila, C. Blake Gilks, and Jessica N. McAlpine. 2021. “P53abn Endometrial Cancer: Understanding the Most Aggressive Endometrial Cancers in the Era of Molecular Classification.” </w:t>
      </w:r>
      <w:r>
        <w:rPr>
          <w:i/>
          <w:iCs/>
        </w:rPr>
        <w:t>International Journal of Gynecologic Cancer</w:t>
      </w:r>
      <w:r>
        <w:t xml:space="preserve"> 31 (June): 907–13. </w:t>
      </w:r>
      <w:hyperlink r:id="rId44">
        <w:r>
          <w:rPr>
            <w:rStyle w:val="Hyperlink"/>
          </w:rPr>
          <w:t>https://doi.org/10.1136/IJGC-2020-002256</w:t>
        </w:r>
      </w:hyperlink>
      <w:r>
        <w:t>.</w:t>
      </w:r>
    </w:p>
    <w:p w14:paraId="45F9D247" w14:textId="77777777" w:rsidR="00B81EB2" w:rsidRDefault="00ED3545">
      <w:pPr>
        <w:pStyle w:val="Bibliography"/>
      </w:pPr>
      <w:bookmarkStart w:id="858" w:name="ref-deJong2009"/>
      <w:bookmarkEnd w:id="857"/>
      <w:r>
        <w:t xml:space="preserve">Jong, R. A. de, N. Leffers, H. M. Boezen, K. A. ten Hoor, A. G. J. van der Zee, H. Hollema, and H. W. Nijman. 2009. “Presence of Tumor-Infiltrating Lymphocytes Is an Independent Prognostic Factor in Type i and II Endometrial Cancer.” </w:t>
      </w:r>
      <w:r>
        <w:rPr>
          <w:i/>
          <w:iCs/>
        </w:rPr>
        <w:t>Gynecologic Oncology</w:t>
      </w:r>
      <w:r>
        <w:t xml:space="preserve"> 114 (July): 105–10. </w:t>
      </w:r>
      <w:hyperlink r:id="rId45">
        <w:r>
          <w:rPr>
            <w:rStyle w:val="Hyperlink"/>
          </w:rPr>
          <w:t>https://doi.org/10.1016/J.YGYNO.2009.03.022</w:t>
        </w:r>
      </w:hyperlink>
      <w:r>
        <w:t>.</w:t>
      </w:r>
    </w:p>
    <w:p w14:paraId="1C04C10A" w14:textId="77777777" w:rsidR="00B81EB2" w:rsidRDefault="00ED3545">
      <w:pPr>
        <w:pStyle w:val="Bibliography"/>
      </w:pPr>
      <w:bookmarkStart w:id="859" w:name="ref-Kapourani2016"/>
      <w:bookmarkEnd w:id="858"/>
      <w:r>
        <w:t xml:space="preserve">Kapourani, Chantriolnt Andreas, and Guido Sanguinetti. 2016. “Higher Order Methylation Features for Clustering and Prediction in Epigenomic Studies.” </w:t>
      </w:r>
      <w:r>
        <w:rPr>
          <w:i/>
          <w:iCs/>
        </w:rPr>
        <w:t>Bioinformatics (Oxford, England)</w:t>
      </w:r>
      <w:r>
        <w:t xml:space="preserve"> 32 (September): i405–12. </w:t>
      </w:r>
      <w:hyperlink r:id="rId46">
        <w:r>
          <w:rPr>
            <w:rStyle w:val="Hyperlink"/>
          </w:rPr>
          <w:t>https://doi.org/10.1093/BIOINFORMATICS/BTW432</w:t>
        </w:r>
      </w:hyperlink>
      <w:r>
        <w:t>.</w:t>
      </w:r>
    </w:p>
    <w:p w14:paraId="7D6E6EE7" w14:textId="77777777" w:rsidR="00B81EB2" w:rsidRDefault="00ED3545">
      <w:pPr>
        <w:pStyle w:val="Bibliography"/>
      </w:pPr>
      <w:bookmarkStart w:id="860" w:name="ref-Kommoss2018"/>
      <w:bookmarkEnd w:id="859"/>
      <w:r>
        <w:t xml:space="preserve">Kommoss, S, M K McConechy, F Kommoss, S Leung, A Bunz, J Magrill, H Britton, et al. 2018. “Final Validation of the ProMisE Molecular Classifier for Endometrial Carcinoma in a Large Population-Based Case Series.” </w:t>
      </w:r>
      <w:hyperlink r:id="rId47">
        <w:r>
          <w:rPr>
            <w:rStyle w:val="Hyperlink"/>
          </w:rPr>
          <w:t>https://doi.org/10.1093/annonc/mdy058</w:t>
        </w:r>
      </w:hyperlink>
      <w:r>
        <w:t>.</w:t>
      </w:r>
    </w:p>
    <w:p w14:paraId="10A17EB2" w14:textId="77777777" w:rsidR="00B81EB2" w:rsidRDefault="00ED3545">
      <w:pPr>
        <w:pStyle w:val="Bibliography"/>
      </w:pPr>
      <w:bookmarkStart w:id="861" w:name="ref-Konstantinopoulos2022"/>
      <w:bookmarkEnd w:id="860"/>
      <w:r>
        <w:t xml:space="preserve">Konstantinopoulos, Panagiotis A., Allison A. Gockley, Niya Xiong, Carolyn Krasner, Neil Horowitz, Susana Campos, Alexi A. Wright, et al. 2022. “Evaluation of Treatment with Talazoparib and Avelumab in Patients with Recurrent Mismatch Repair Proficient Endometrial Cancer.” </w:t>
      </w:r>
      <w:r>
        <w:rPr>
          <w:i/>
          <w:iCs/>
        </w:rPr>
        <w:t>JAMA Oncology</w:t>
      </w:r>
      <w:r>
        <w:t xml:space="preserve"> 8 (September): 1317–22. </w:t>
      </w:r>
      <w:hyperlink r:id="rId48">
        <w:r>
          <w:rPr>
            <w:rStyle w:val="Hyperlink"/>
          </w:rPr>
          <w:t>https://doi.org/10.1001/JAMAONCOL.2022.2181</w:t>
        </w:r>
      </w:hyperlink>
      <w:r>
        <w:t>.</w:t>
      </w:r>
    </w:p>
    <w:p w14:paraId="1E862000" w14:textId="77777777" w:rsidR="00B81EB2" w:rsidRDefault="00ED3545">
      <w:pPr>
        <w:pStyle w:val="Bibliography"/>
      </w:pPr>
      <w:bookmarkStart w:id="862" w:name="ref-Konstantinopoulos2019"/>
      <w:bookmarkEnd w:id="861"/>
      <w:r>
        <w:t xml:space="preserve">Konstantinopoulos, Panagiotis A., Weixiu Luo, Joyce F. Liu, Doga C. Gulhan, Carolyn Krasner, Jeffrey J. Ishizuka, Allison A. Gockley, et al. 2019. “Phase II Study of Avelumab in Patients with Mismatch Repair Deficient and Mismatch Repair Proficient Recurrent/Persistent </w:t>
      </w:r>
      <w:r>
        <w:lastRenderedPageBreak/>
        <w:t xml:space="preserve">Endometrial Cancer.” </w:t>
      </w:r>
      <w:r>
        <w:rPr>
          <w:i/>
          <w:iCs/>
        </w:rPr>
        <w:t>Journal of Clinical Oncology</w:t>
      </w:r>
      <w:r>
        <w:t xml:space="preserve"> 37: 2786–94. </w:t>
      </w:r>
      <w:hyperlink r:id="rId49">
        <w:r>
          <w:rPr>
            <w:rStyle w:val="Hyperlink"/>
          </w:rPr>
          <w:t>https://doi.org/10.1200/JCO.19.01021</w:t>
        </w:r>
      </w:hyperlink>
      <w:r>
        <w:t>.</w:t>
      </w:r>
    </w:p>
    <w:p w14:paraId="1A864F5B" w14:textId="77777777" w:rsidR="00B81EB2" w:rsidRDefault="00ED3545">
      <w:pPr>
        <w:pStyle w:val="Bibliography"/>
      </w:pPr>
      <w:bookmarkStart w:id="863" w:name="ref-Kroeger2016"/>
      <w:bookmarkEnd w:id="862"/>
      <w:r>
        <w:t xml:space="preserve">Kroeger, David R., Katy Milne, and Brad H. Nelson. 2016. “Tumor-Infiltrating Plasma Cells Are Associated with Tertiary Lymphoid Structures, Cytolytic t-Cell Responses, and Superior Prognosis in Ovarian Cancer.” </w:t>
      </w:r>
      <w:r>
        <w:rPr>
          <w:i/>
          <w:iCs/>
        </w:rPr>
        <w:t>Clinical Cancer Research : An Official Journal of the American Association for Cancer Research</w:t>
      </w:r>
      <w:r>
        <w:t xml:space="preserve"> 22 (June): 3005–15. </w:t>
      </w:r>
      <w:hyperlink r:id="rId50">
        <w:r>
          <w:rPr>
            <w:rStyle w:val="Hyperlink"/>
          </w:rPr>
          <w:t>https://doi.org/10.1158/1078-0432.CCR-15-2762</w:t>
        </w:r>
      </w:hyperlink>
      <w:r>
        <w:t>.</w:t>
      </w:r>
    </w:p>
    <w:p w14:paraId="2D9F281B" w14:textId="77777777" w:rsidR="00B81EB2" w:rsidRDefault="00ED3545">
      <w:pPr>
        <w:pStyle w:val="Bibliography"/>
      </w:pPr>
      <w:bookmarkStart w:id="864" w:name="ref-Matulonis2019"/>
      <w:bookmarkEnd w:id="863"/>
      <w:r>
        <w:t xml:space="preserve">Matulonis, U. A., R. Shapira-Frommer, A. D. Santin, A. S. Lisyanskaya, S. Pignata, I. Vergote, F. Raspagliesi, et al. 2019. “Antitumor Activity and Safety of Pembrolizumab in Patients with Advanced Recurrent Ovarian Cancer: Results from the Phase II KEYNOTE-100 Study.” </w:t>
      </w:r>
      <w:r>
        <w:rPr>
          <w:i/>
          <w:iCs/>
        </w:rPr>
        <w:t>Annals of Oncology : Official Journal of the European Society for Medical Oncology</w:t>
      </w:r>
      <w:r>
        <w:t xml:space="preserve"> 30 (July): 1080–87. </w:t>
      </w:r>
      <w:hyperlink r:id="rId51">
        <w:r>
          <w:rPr>
            <w:rStyle w:val="Hyperlink"/>
          </w:rPr>
          <w:t>https://doi.org/10.1093/ANNONC/MDZ135</w:t>
        </w:r>
      </w:hyperlink>
      <w:r>
        <w:t>.</w:t>
      </w:r>
    </w:p>
    <w:p w14:paraId="4DD269AD" w14:textId="77777777" w:rsidR="00B81EB2" w:rsidRDefault="00ED3545">
      <w:pPr>
        <w:pStyle w:val="Bibliography"/>
      </w:pPr>
      <w:bookmarkStart w:id="865" w:name="ref-Mendiola2022"/>
      <w:bookmarkEnd w:id="864"/>
      <w:r>
        <w:t xml:space="preserve">Mendiola, Marta, Teijo Pellinen, Jorge L. Ramon-Patino, Alberto Berjon, Oscar Bruck, Victoria Heredia-Soto, Riku Turkki, et al. 2022. “Prognostic Implications of Tumor-Infiltrating t Cells in Early-Stage Endometrial Cancer.” </w:t>
      </w:r>
      <w:r>
        <w:rPr>
          <w:i/>
          <w:iCs/>
        </w:rPr>
        <w:t>Modern Pathology</w:t>
      </w:r>
      <w:r>
        <w:t xml:space="preserve"> 35 (February): 256–65. </w:t>
      </w:r>
      <w:hyperlink r:id="rId52">
        <w:r>
          <w:rPr>
            <w:rStyle w:val="Hyperlink"/>
          </w:rPr>
          <w:t>https://doi.org/10.1038/s41379-021-00930-7</w:t>
        </w:r>
      </w:hyperlink>
      <w:r>
        <w:t>.</w:t>
      </w:r>
    </w:p>
    <w:p w14:paraId="1C2CF1D5" w14:textId="77777777" w:rsidR="00B81EB2" w:rsidRDefault="00ED3545">
      <w:pPr>
        <w:pStyle w:val="Bibliography"/>
      </w:pPr>
      <w:bookmarkStart w:id="866" w:name="ref-MirzaESMO2023"/>
      <w:bookmarkEnd w:id="865"/>
      <w:r>
        <w:t xml:space="preserve">Mirza, M. R., S. Sharma, J. Herrstedt, M. S. Shahin, D. Cibula, E. Fleming, F. Raspagliesi, et al. 2023. “740MO Dostarlimab + Chemotherapy for the Treatment of Primary Advanced or Recurrent Endometrial Cancer (pA/rEC): Analysis of Progression Free Survival (PFS) and Overall Survival (OS) Outcomes by Molecular Classification in the ENGOT-EN6-NSGO/GOG-3031/RUBY Trial.” </w:t>
      </w:r>
      <w:r>
        <w:rPr>
          <w:i/>
          <w:iCs/>
        </w:rPr>
        <w:t>Annals of Oncology</w:t>
      </w:r>
      <w:r>
        <w:t xml:space="preserve"> 34 (October): S507. </w:t>
      </w:r>
      <w:hyperlink r:id="rId53">
        <w:r>
          <w:rPr>
            <w:rStyle w:val="Hyperlink"/>
          </w:rPr>
          <w:t>https://doi.org/10.1016/j.annonc.2023.09.1919</w:t>
        </w:r>
      </w:hyperlink>
      <w:r>
        <w:t>.</w:t>
      </w:r>
    </w:p>
    <w:p w14:paraId="03464602" w14:textId="77777777" w:rsidR="00B81EB2" w:rsidRDefault="00ED3545">
      <w:pPr>
        <w:pStyle w:val="Bibliography"/>
      </w:pPr>
      <w:bookmarkStart w:id="867" w:name="ref-Mirza2023"/>
      <w:bookmarkEnd w:id="866"/>
      <w:r>
        <w:t xml:space="preserve">Mirza, Mansoor R., Dana M. Chase, Brian M. Slomovitz, René dePont Christensen, Zoltán Novák, Destin Black, Lucy Gilbert, et al. 2023. “Dostarlimab for Primary Advanced or Recurrent Endometrial Cancer.” </w:t>
      </w:r>
      <w:r>
        <w:rPr>
          <w:i/>
          <w:iCs/>
        </w:rPr>
        <w:t>New England Journal of Medicine</w:t>
      </w:r>
      <w:r>
        <w:t xml:space="preserve"> 388 (June): 2145–58. </w:t>
      </w:r>
      <w:hyperlink r:id="rId54">
        <w:r>
          <w:rPr>
            <w:rStyle w:val="Hyperlink"/>
          </w:rPr>
          <w:t>https://doi.org/10.1056/NEJMOA2216334/SUPPL_FILE/NEJMOA2216334_DATA-SHARING.PDF</w:t>
        </w:r>
      </w:hyperlink>
      <w:r>
        <w:t>.</w:t>
      </w:r>
    </w:p>
    <w:p w14:paraId="39F87519" w14:textId="77777777" w:rsidR="00B81EB2" w:rsidRDefault="00ED3545">
      <w:pPr>
        <w:pStyle w:val="Bibliography"/>
      </w:pPr>
      <w:bookmarkStart w:id="868" w:name="ref-Momeni2021"/>
      <w:bookmarkEnd w:id="867"/>
      <w:r>
        <w:t xml:space="preserve">Momeni-Boroujeni, Amir, Wissam Dahoud, Chad M. Vanderbilt, Sarah Chiang, Rajmohan Murali, Eric V. Rios-Doria, Kaled M. Alektiar, et al. 2021. “Clinicopathologic and Genomic Analysis of TP53-Mutated Endometrial Carcinomas.” </w:t>
      </w:r>
      <w:r>
        <w:rPr>
          <w:i/>
          <w:iCs/>
        </w:rPr>
        <w:t>Clinical Cancer Research</w:t>
      </w:r>
      <w:r>
        <w:t xml:space="preserve"> 27 (May): 2613–23. </w:t>
      </w:r>
      <w:hyperlink r:id="rId55">
        <w:r>
          <w:rPr>
            <w:rStyle w:val="Hyperlink"/>
          </w:rPr>
          <w:t>https://doi.org/10.1158/1078-0432.CCR-20-4436/79038/AM/CLINICOPATHOLOGIC-AND-GENOMIC-ANALYSIS-OF-TP53</w:t>
        </w:r>
      </w:hyperlink>
      <w:r>
        <w:t>.</w:t>
      </w:r>
    </w:p>
    <w:p w14:paraId="0BB106AC" w14:textId="77777777" w:rsidR="00B81EB2" w:rsidRDefault="00ED3545">
      <w:pPr>
        <w:pStyle w:val="Bibliography"/>
      </w:pPr>
      <w:bookmarkStart w:id="869" w:name="ref-Moore2018"/>
      <w:bookmarkEnd w:id="868"/>
      <w:r>
        <w:t xml:space="preserve">Moore, Kathleen, Nicoletta Colombo, Giovanni Scambia, Byoung-Gie Kim, Ana Oaknin, Michael Friedlander, Alla Lisyanskaya, et al. 2018. “Maintenance Olaparib in Patients with Newly Diagnosed Advanced Ovarian Cancer.” </w:t>
      </w:r>
      <w:r>
        <w:rPr>
          <w:i/>
          <w:iCs/>
        </w:rPr>
        <w:t>New England Journal of Medicine</w:t>
      </w:r>
      <w:r>
        <w:t xml:space="preserve">, October, NEJMoa1810858. </w:t>
      </w:r>
      <w:hyperlink r:id="rId56">
        <w:r>
          <w:rPr>
            <w:rStyle w:val="Hyperlink"/>
          </w:rPr>
          <w:t>https://doi.org/10.1056/NEJMoa1810858</w:t>
        </w:r>
      </w:hyperlink>
      <w:r>
        <w:t>.</w:t>
      </w:r>
    </w:p>
    <w:p w14:paraId="21599CA6" w14:textId="77777777" w:rsidR="00B81EB2" w:rsidRDefault="00ED3545">
      <w:pPr>
        <w:pStyle w:val="Bibliography"/>
      </w:pPr>
      <w:bookmarkStart w:id="870" w:name="ref-Nielsen2012"/>
      <w:bookmarkEnd w:id="869"/>
      <w:r>
        <w:t xml:space="preserve">Nielsen, Julie S., Rob A. Sahota, Katy Milne, Sara E. Kost, Nancy J. Nesslinger, Peter H. Watson, and Brad H. Nelson. 2012. “CD20+ Tumor-Infiltrating Lymphocytes Have an Atypical CD27- Memory Phenotype and Together with CD8+ t Cells Promote Favorable Prognosis in Ovarian Cancer.” </w:t>
      </w:r>
      <w:r>
        <w:rPr>
          <w:i/>
          <w:iCs/>
        </w:rPr>
        <w:t>Clinical Cancer Research</w:t>
      </w:r>
      <w:r>
        <w:t xml:space="preserve"> 18.</w:t>
      </w:r>
    </w:p>
    <w:p w14:paraId="05DB4D92" w14:textId="77777777" w:rsidR="00B81EB2" w:rsidRDefault="00ED3545">
      <w:pPr>
        <w:pStyle w:val="Bibliography"/>
      </w:pPr>
      <w:bookmarkStart w:id="871" w:name="ref-LeonCastillo2020"/>
      <w:bookmarkEnd w:id="870"/>
      <w:r>
        <w:lastRenderedPageBreak/>
        <w:t xml:space="preserve">On-Castillo, Alicia Lé, Stephanie M De Boer, Melanie E Powell, Linda R Mileshkin, Helen J Mackay, Alexandra Leary, Hans W Nijman, et al. 2020. “Molecular Classification of the PORTEC-3 Trial for High-Risk Endometrial Cancer: Impact on Prognosis and Benefit from Adjuvant Therapy.” </w:t>
      </w:r>
      <w:r>
        <w:rPr>
          <w:i/>
          <w:iCs/>
        </w:rPr>
        <w:t>J Clin Oncol</w:t>
      </w:r>
      <w:r>
        <w:t xml:space="preserve"> 38: 3388–97. </w:t>
      </w:r>
      <w:hyperlink r:id="rId57">
        <w:r>
          <w:rPr>
            <w:rStyle w:val="Hyperlink"/>
          </w:rPr>
          <w:t>https://doi.org/10.1200/JCO.20</w:t>
        </w:r>
      </w:hyperlink>
      <w:r>
        <w:t>.</w:t>
      </w:r>
    </w:p>
    <w:p w14:paraId="493B9588" w14:textId="77777777" w:rsidR="00B81EB2" w:rsidRDefault="00ED3545">
      <w:pPr>
        <w:pStyle w:val="Bibliography"/>
      </w:pPr>
      <w:bookmarkStart w:id="872" w:name="ref-Ott2017"/>
      <w:bookmarkEnd w:id="871"/>
      <w:r>
        <w:t xml:space="preserve">Ott, Patrick A., Yung Jue Bang, Dominique Berton-Rigaud, Elena Elez, Michael J. Pishvaian, Hope S. Rugo, Igor Puzanov, et al. 2017. “Safety and Antitumor Activity of Pembrolizumab in Advanced Programmed Death Ligand 1–Positive Endometrial Cancer: Results from the KEYNOTE-028 Study.” </w:t>
      </w:r>
      <w:r>
        <w:rPr>
          <w:i/>
          <w:iCs/>
        </w:rPr>
        <w:t>Https://Doi.org/10.1200/JCO.2017.72.5952</w:t>
      </w:r>
      <w:r>
        <w:t xml:space="preserve"> 35 (May): 2535–41. </w:t>
      </w:r>
      <w:hyperlink r:id="rId58">
        <w:r>
          <w:rPr>
            <w:rStyle w:val="Hyperlink"/>
          </w:rPr>
          <w:t>https://doi.org/10.1200/JCO.2017.72.5952</w:t>
        </w:r>
      </w:hyperlink>
      <w:r>
        <w:t>.</w:t>
      </w:r>
    </w:p>
    <w:p w14:paraId="0DE464CA" w14:textId="77777777" w:rsidR="00B81EB2" w:rsidRDefault="00ED3545">
      <w:pPr>
        <w:pStyle w:val="Bibliography"/>
      </w:pPr>
      <w:bookmarkStart w:id="873" w:name="ref-Raffone2022"/>
      <w:bookmarkEnd w:id="872"/>
      <w:r>
        <w:t xml:space="preserve">Raffone, Antonio, Antonio Travaglino, Diego Raimondo, Manuela Maletta, Valentino De Vivo, Umberto Visiello, Paolo Casadio, et al. 2022. “Uterine Carcinosarcoma Vs Endometrial Serous and Clear Cell Carcinoma: A Systematic Review and Meta‐analysis of Survival.” </w:t>
      </w:r>
      <w:r>
        <w:rPr>
          <w:i/>
          <w:iCs/>
        </w:rPr>
        <w:t>International Journal of Gynaecology and Obstetrics</w:t>
      </w:r>
      <w:r>
        <w:t xml:space="preserve"> 158 (September): 520. </w:t>
      </w:r>
      <w:hyperlink r:id="rId59">
        <w:r>
          <w:rPr>
            <w:rStyle w:val="Hyperlink"/>
          </w:rPr>
          <w:t>https://doi.org/10.1002/IJGO.14033</w:t>
        </w:r>
      </w:hyperlink>
      <w:r>
        <w:t>.</w:t>
      </w:r>
    </w:p>
    <w:p w14:paraId="0DFB5FD2" w14:textId="77777777" w:rsidR="00B81EB2" w:rsidRDefault="00ED3545">
      <w:pPr>
        <w:pStyle w:val="Bibliography"/>
      </w:pPr>
      <w:bookmarkStart w:id="874" w:name="ref-Siegel2024"/>
      <w:bookmarkEnd w:id="873"/>
      <w:r>
        <w:t xml:space="preserve">Siegel, Rebecca L, Angela N Giaquinto, | Ahmedin, Jemal Dvm, and Rebecca L Siegel. 2024. “Cancer Statistics, 2024.” </w:t>
      </w:r>
      <w:r>
        <w:rPr>
          <w:i/>
          <w:iCs/>
        </w:rPr>
        <w:t>CA: A Cancer Journal for Clinicians</w:t>
      </w:r>
      <w:r>
        <w:t xml:space="preserve"> 74 (January): 12–49. </w:t>
      </w:r>
      <w:hyperlink r:id="rId60">
        <w:r>
          <w:rPr>
            <w:rStyle w:val="Hyperlink"/>
          </w:rPr>
          <w:t>https://doi.org/10.3322/CAAC.21820</w:t>
        </w:r>
      </w:hyperlink>
      <w:r>
        <w:t>.</w:t>
      </w:r>
    </w:p>
    <w:p w14:paraId="7F97A4DF" w14:textId="77777777" w:rsidR="00B81EB2" w:rsidRDefault="00ED3545">
      <w:pPr>
        <w:pStyle w:val="Bibliography"/>
      </w:pPr>
      <w:bookmarkStart w:id="875" w:name="ref-Siegenthaler2022"/>
      <w:bookmarkEnd w:id="874"/>
      <w:r>
        <w:t xml:space="preserve">Siegenthaler, F., K. Lindemann, E. Epstein, T. T. Rau, D. Nastic, M. Ghaderi, F. Rydberg, M. D. Mueller, J. Carlson, and S. Imboden. 2022. “Time to First Recurrence, Pattern of Recurrence, and Survival After Recurrence in Endometrial Cancer According to the Molecular Classification.” </w:t>
      </w:r>
      <w:r>
        <w:rPr>
          <w:i/>
          <w:iCs/>
        </w:rPr>
        <w:t>Gynecologic Oncology</w:t>
      </w:r>
      <w:r>
        <w:t xml:space="preserve"> 165 (May): 230–38. </w:t>
      </w:r>
      <w:hyperlink r:id="rId61">
        <w:r>
          <w:rPr>
            <w:rStyle w:val="Hyperlink"/>
          </w:rPr>
          <w:t>https://doi.org/10.1016/J.YGYNO.2022.02.024</w:t>
        </w:r>
      </w:hyperlink>
      <w:r>
        <w:t>.</w:t>
      </w:r>
    </w:p>
    <w:p w14:paraId="779CF7F1" w14:textId="77777777" w:rsidR="00B81EB2" w:rsidRDefault="00ED3545">
      <w:pPr>
        <w:pStyle w:val="Bibliography"/>
      </w:pPr>
      <w:bookmarkStart w:id="876" w:name="ref-Talhouk2019"/>
      <w:bookmarkEnd w:id="875"/>
      <w:r>
        <w:t xml:space="preserve">Talhouk, Aline, Heather Derocher, Pascal Schmidt, Samuel Leung, Katy Milne, C. Blake Gilks, Michael S. Anglesio, Brad H. Nelson, and Jessica N. McAlpine. 2019. “Molecular Subtype Not Immune Response Drives Outcomes in Endometrial Carcinoma.” </w:t>
      </w:r>
      <w:r>
        <w:rPr>
          <w:i/>
          <w:iCs/>
        </w:rPr>
        <w:t>Clinical Cancer Research : An Official Journal of the American Association for Cancer Research</w:t>
      </w:r>
      <w:r>
        <w:t xml:space="preserve"> 25 (April): 2537–48. </w:t>
      </w:r>
      <w:hyperlink r:id="rId62">
        <w:r>
          <w:rPr>
            <w:rStyle w:val="Hyperlink"/>
          </w:rPr>
          <w:t>https://doi.org/10.1158/1078-0432.CCR-18-3241</w:t>
        </w:r>
      </w:hyperlink>
      <w:r>
        <w:t>.</w:t>
      </w:r>
    </w:p>
    <w:p w14:paraId="5BE0DF58" w14:textId="77777777" w:rsidR="00B81EB2" w:rsidRDefault="00ED3545">
      <w:pPr>
        <w:pStyle w:val="Bibliography"/>
      </w:pPr>
      <w:bookmarkStart w:id="877" w:name="ref-Talhouk2017"/>
      <w:bookmarkEnd w:id="876"/>
      <w:r>
        <w:t xml:space="preserve">Talhouk, Aline, Melissa K. McConechy, Samuel Leung, Winnie Yang, Amy Lum, Janine Senz, Niki Boyd, et al. 2017. “Confirmation of ProMisE: A Simple, Genomics-Based Clinical Classifier for Endometrial Cancer.” </w:t>
      </w:r>
      <w:r>
        <w:rPr>
          <w:i/>
          <w:iCs/>
        </w:rPr>
        <w:t>Cancer</w:t>
      </w:r>
      <w:r>
        <w:t xml:space="preserve"> 123 (March): 802–13. </w:t>
      </w:r>
      <w:hyperlink r:id="rId63">
        <w:r>
          <w:rPr>
            <w:rStyle w:val="Hyperlink"/>
          </w:rPr>
          <w:t>https://doi.org/10.1002/CNCR.30496</w:t>
        </w:r>
      </w:hyperlink>
      <w:r>
        <w:t>.</w:t>
      </w:r>
    </w:p>
    <w:p w14:paraId="5CE52A7A" w14:textId="77777777" w:rsidR="00B81EB2" w:rsidRDefault="00ED3545">
      <w:pPr>
        <w:pStyle w:val="Bibliography"/>
      </w:pPr>
      <w:bookmarkStart w:id="878" w:name="ref-Talhouk2015"/>
      <w:bookmarkEnd w:id="877"/>
      <w:r>
        <w:t xml:space="preserve">Talhouk, A., M. K. McConechy, S. Leung, H. H. Li-Chang, J. S. Kwon, N. Melnyk, W. Yang, et al. 2015. “A Clinically Applicable Molecular-Based Classification for Endometrial Cancers.” </w:t>
      </w:r>
      <w:r>
        <w:rPr>
          <w:i/>
          <w:iCs/>
        </w:rPr>
        <w:t>British Journal of Cancer</w:t>
      </w:r>
      <w:r>
        <w:t xml:space="preserve"> 113 (July): 299–310. </w:t>
      </w:r>
      <w:hyperlink r:id="rId64">
        <w:r>
          <w:rPr>
            <w:rStyle w:val="Hyperlink"/>
          </w:rPr>
          <w:t>https://doi.org/10.1038/BJC.2015.190</w:t>
        </w:r>
      </w:hyperlink>
      <w:r>
        <w:t>.</w:t>
      </w:r>
    </w:p>
    <w:p w14:paraId="5E9B7FA8" w14:textId="77777777" w:rsidR="00B81EB2" w:rsidRDefault="00ED3545">
      <w:pPr>
        <w:pStyle w:val="Bibliography"/>
      </w:pPr>
      <w:bookmarkStart w:id="879" w:name="ref-DiTucci2019"/>
      <w:bookmarkEnd w:id="878"/>
      <w:r>
        <w:t xml:space="preserve">Tucci, Chiara Di, Carmela Capone, Giulia Galati, Valentina Iacobelli, Michele C. Schiavi, Violante Di Donato, Ludovico Muzii, and Pierluigi Benedetti Panici. 2019. “Immunotherapy in Endometrial Cancer: New Scenarios on the Horizon.” </w:t>
      </w:r>
      <w:r>
        <w:rPr>
          <w:i/>
          <w:iCs/>
        </w:rPr>
        <w:t>Journal of Gynecologic Oncology</w:t>
      </w:r>
      <w:r>
        <w:t xml:space="preserve"> 30 (May). </w:t>
      </w:r>
      <w:hyperlink r:id="rId65">
        <w:r>
          <w:rPr>
            <w:rStyle w:val="Hyperlink"/>
          </w:rPr>
          <w:t>https://doi.org/10.3802/JGO.2019.30.E46</w:t>
        </w:r>
      </w:hyperlink>
      <w:r>
        <w:t>.</w:t>
      </w:r>
    </w:p>
    <w:p w14:paraId="0E7D3B1B" w14:textId="77777777" w:rsidR="00B81EB2" w:rsidRDefault="00ED3545">
      <w:pPr>
        <w:pStyle w:val="Bibliography"/>
      </w:pPr>
      <w:bookmarkStart w:id="880" w:name="ref-Wallbillich2020"/>
      <w:bookmarkEnd w:id="879"/>
      <w:r>
        <w:lastRenderedPageBreak/>
        <w:t xml:space="preserve">Wallbillich, John J, Robert T Morris, and Rouba Ali-Fehmi. 2020. “Comparing Mutation Frequencies for Homologous Recombination Genes in Uterine Serous and High-Grade Serous Ovarian Carcinomas: A Case for Homologous Recombination Deficiency Testing in Uterine Serous Carcinoma ☆.” </w:t>
      </w:r>
      <w:hyperlink r:id="rId66">
        <w:r>
          <w:rPr>
            <w:rStyle w:val="Hyperlink"/>
          </w:rPr>
          <w:t>https://doi.org/10.1016/j.ygyno.2020.08.012</w:t>
        </w:r>
      </w:hyperlink>
      <w:r>
        <w:t>.</w:t>
      </w:r>
    </w:p>
    <w:p w14:paraId="755143F0" w14:textId="77777777" w:rsidR="00B81EB2" w:rsidRDefault="00ED3545">
      <w:pPr>
        <w:pStyle w:val="Bibliography"/>
      </w:pPr>
      <w:bookmarkStart w:id="881" w:name="ref-Wick2014"/>
      <w:bookmarkEnd w:id="880"/>
      <w:r>
        <w:t xml:space="preserve">Wick, Darin A, John R Webb, Julie S Nielsen, Spencer D Martin, David R Kroeger, Katy Milne, Mauro Castellarin, et al. 2014. “Surveillance of the Tumor Mutanome by t Cells During Progression from Primary to Recurrent Ovarian Cancer.” </w:t>
      </w:r>
      <w:r>
        <w:rPr>
          <w:i/>
          <w:iCs/>
        </w:rPr>
        <w:t>Clinical Cancer Research : An Official Journal of the American Association for Cancer Research</w:t>
      </w:r>
      <w:r>
        <w:t xml:space="preserve"> 20 (March): 1125–34. </w:t>
      </w:r>
      <w:hyperlink r:id="rId67">
        <w:r>
          <w:rPr>
            <w:rStyle w:val="Hyperlink"/>
          </w:rPr>
          <w:t>https://doi.org/10.1158/1078-0432.CCR-13-2147</w:t>
        </w:r>
      </w:hyperlink>
      <w:r>
        <w:t>.</w:t>
      </w:r>
    </w:p>
    <w:p w14:paraId="49A832D1" w14:textId="77777777" w:rsidR="00B81EB2" w:rsidRDefault="00ED3545">
      <w:pPr>
        <w:pStyle w:val="Bibliography"/>
      </w:pPr>
      <w:bookmarkStart w:id="882" w:name="ref-Willvonseder2021"/>
      <w:bookmarkEnd w:id="881"/>
      <w:r>
        <w:t xml:space="preserve">Willvonseder, Barbara, Fabian Stögbauer, Katja Steiger, Moritz Jesinghaus, Peer Hendrik Kuhn, Christine Brambs, Jutta Engel, et al. 2021. “The Immunologic Tumor Microenvironment in Endometrioid Endometrial Cancer in the Morphomolecular Context: Mutual Correlations and Prognostic Impact Depending on Molecular Alterations.” </w:t>
      </w:r>
      <w:r>
        <w:rPr>
          <w:i/>
          <w:iCs/>
        </w:rPr>
        <w:t>Cancer Immunology, Immunotherapy</w:t>
      </w:r>
      <w:r>
        <w:t xml:space="preserve"> 70 (June): 1679. </w:t>
      </w:r>
      <w:hyperlink r:id="rId68">
        <w:r>
          <w:rPr>
            <w:rStyle w:val="Hyperlink"/>
          </w:rPr>
          <w:t>https://doi.org/10.1007/S00262-020-02813-3</w:t>
        </w:r>
      </w:hyperlink>
      <w:r>
        <w:t>.</w:t>
      </w:r>
    </w:p>
    <w:p w14:paraId="54B253AA" w14:textId="77777777" w:rsidR="00B81EB2" w:rsidRDefault="00ED3545">
      <w:pPr>
        <w:pStyle w:val="Bibliography"/>
      </w:pPr>
      <w:bookmarkStart w:id="883" w:name="ref-Woo2014"/>
      <w:bookmarkEnd w:id="882"/>
      <w:r>
        <w:t xml:space="preserve">Woo, Seng Ryong, Mercedes B. Fuertes, Leticia Corrales, Stefani Spranger, Michael J. Furdyna, Michael Y. K. Leung, Ryan Duggan, et al. 2014. “STING-Dependent Cytosolic DNA Sensing Mediates Innate Immune Recognition of Immunogenic Tumors.” </w:t>
      </w:r>
      <w:r>
        <w:rPr>
          <w:i/>
          <w:iCs/>
        </w:rPr>
        <w:t>Immunity</w:t>
      </w:r>
      <w:r>
        <w:t xml:space="preserve"> 41 (November): 830–42. </w:t>
      </w:r>
      <w:hyperlink r:id="rId69">
        <w:r>
          <w:rPr>
            <w:rStyle w:val="Hyperlink"/>
          </w:rPr>
          <w:t>https://doi.org/10.1016/j.immuni.2014.10.017</w:t>
        </w:r>
      </w:hyperlink>
      <w:r>
        <w:t>.</w:t>
      </w:r>
    </w:p>
    <w:p w14:paraId="5840957F" w14:textId="77777777" w:rsidR="00B81EB2" w:rsidRDefault="00ED3545">
      <w:pPr>
        <w:pStyle w:val="Bibliography"/>
      </w:pPr>
      <w:bookmarkStart w:id="884" w:name="ref-Yamagami2011"/>
      <w:bookmarkEnd w:id="883"/>
      <w:r>
        <w:t xml:space="preserve">Yamagami, Wataru, Nobuyuki Susumu, Hideo Tanaka, Akira Hirasawa, Kouji Banno, Nao Suzuki, Hiroshi Tsuda, Katsumi Tsukazaki, and Daisuke Aoki. 2011. “Immunofluorescence-Detected Infiltration of CD4+FOXP3+ Regulatory t Cells Is Relevant to the Prognosis of Patients with Endometrial Cancer.” </w:t>
      </w:r>
      <w:r>
        <w:rPr>
          <w:i/>
          <w:iCs/>
        </w:rPr>
        <w:t>International Journal of Gynecological Cancer : Official Journal of the International Gynecological Cancer Society</w:t>
      </w:r>
      <w:r>
        <w:t xml:space="preserve"> 21 (December): 1628–34. </w:t>
      </w:r>
      <w:hyperlink r:id="rId70">
        <w:r>
          <w:rPr>
            <w:rStyle w:val="Hyperlink"/>
          </w:rPr>
          <w:t>https://doi.org/10.1097/IGC.0B013E31822C271F</w:t>
        </w:r>
      </w:hyperlink>
      <w:r>
        <w:t>.</w:t>
      </w:r>
    </w:p>
    <w:p w14:paraId="40B402D3" w14:textId="77777777" w:rsidR="00B81EB2" w:rsidRDefault="00ED3545">
      <w:pPr>
        <w:pStyle w:val="Bibliography"/>
      </w:pPr>
      <w:bookmarkStart w:id="885" w:name="ref-Yamashita2017"/>
      <w:bookmarkEnd w:id="884"/>
      <w:r>
        <w:t xml:space="preserve">Yamashita, Hitomi, Kentaro Nakayama, Masako Ishikawa, Kohei Nakamura, Tomoka Ishibashi, Kaori Sanuki, Ruriko Ono, et al. 2017. “Microsatellite Instability Is a Biomarker for Immune Checkpoint Inhibitors in Endometrial Cancer.” </w:t>
      </w:r>
      <w:r>
        <w:rPr>
          <w:i/>
          <w:iCs/>
        </w:rPr>
        <w:t>Oncotarget</w:t>
      </w:r>
      <w:r>
        <w:t xml:space="preserve"> 9: 5652–64. </w:t>
      </w:r>
      <w:hyperlink r:id="rId71">
        <w:r>
          <w:rPr>
            <w:rStyle w:val="Hyperlink"/>
          </w:rPr>
          <w:t>https://doi.org/10.18632/ONCOTARGET.23790</w:t>
        </w:r>
      </w:hyperlink>
      <w:r>
        <w:t>.</w:t>
      </w:r>
    </w:p>
    <w:p w14:paraId="54DD42C0" w14:textId="77777777" w:rsidR="00B81EB2" w:rsidRDefault="00ED3545">
      <w:pPr>
        <w:pStyle w:val="Bibliography"/>
      </w:pPr>
      <w:bookmarkStart w:id="886" w:name="ref-Zhang2019"/>
      <w:bookmarkEnd w:id="885"/>
      <w:r>
        <w:t xml:space="preserve">Zhang, A. W., C. O’Flanagan, E. A. Chavez, J. L. P. Lim, N. Ceglia, A. McPherson, M. Wiens, et al. 2019. “Probabilistic Cell-Type Assignment of Single-Cell RNA-Seq for Tumor Microenvironment Profiling.” </w:t>
      </w:r>
      <w:r>
        <w:rPr>
          <w:i/>
          <w:iCs/>
        </w:rPr>
        <w:t>Nature Methods</w:t>
      </w:r>
      <w:r>
        <w:t xml:space="preserve"> 16. </w:t>
      </w:r>
      <w:hyperlink r:id="rId72">
        <w:r>
          <w:rPr>
            <w:rStyle w:val="Hyperlink"/>
          </w:rPr>
          <w:t>https://doi.org/10.1038/s41592-019-0529-1</w:t>
        </w:r>
      </w:hyperlink>
      <w:r>
        <w:t>.</w:t>
      </w:r>
    </w:p>
    <w:p w14:paraId="4756A162" w14:textId="77777777" w:rsidR="00B81EB2" w:rsidRDefault="00ED3545">
      <w:pPr>
        <w:pStyle w:val="Bibliography"/>
      </w:pPr>
      <w:bookmarkStart w:id="887" w:name="ref-Zhang2018"/>
      <w:bookmarkEnd w:id="886"/>
      <w:r>
        <w:t xml:space="preserve">Zhang, Allen W., Andrew McPherson, Katy Milne, David R. Kroeger, Phineas T. Hamilton, Alex Miranda, Tyler Funnell, et al. 2018. “Interfaces of Malignant and Immunologic Clonal Dynamics in Ovarian Cancer.” </w:t>
      </w:r>
      <w:r>
        <w:rPr>
          <w:i/>
          <w:iCs/>
        </w:rPr>
        <w:t>Cell</w:t>
      </w:r>
      <w:r>
        <w:t xml:space="preserve"> 0 (May). </w:t>
      </w:r>
      <w:hyperlink r:id="rId73">
        <w:r>
          <w:rPr>
            <w:rStyle w:val="Hyperlink"/>
          </w:rPr>
          <w:t>https://doi.org/10.1016/j.cell.2018.03.073</w:t>
        </w:r>
      </w:hyperlink>
      <w:r>
        <w:t>.</w:t>
      </w:r>
    </w:p>
    <w:p w14:paraId="6179FA13" w14:textId="77777777" w:rsidR="00B81EB2" w:rsidRDefault="00ED3545">
      <w:pPr>
        <w:pStyle w:val="Bibliography"/>
      </w:pPr>
      <w:bookmarkStart w:id="888" w:name="ref-ZhangTILsubtype2023"/>
      <w:bookmarkEnd w:id="887"/>
      <w:r>
        <w:t xml:space="preserve">Zhang, Chong, Ming Wang, and Yumei Wu. 2023. “Features of the Immunosuppressive Tumor Microenvironment in Endometrial Cancer Based on Molecular Subtype.” </w:t>
      </w:r>
      <w:r>
        <w:rPr>
          <w:i/>
          <w:iCs/>
        </w:rPr>
        <w:t>Frontiers in Oncology</w:t>
      </w:r>
      <w:r>
        <w:t xml:space="preserve"> 13. </w:t>
      </w:r>
      <w:hyperlink r:id="rId74">
        <w:r>
          <w:rPr>
            <w:rStyle w:val="Hyperlink"/>
          </w:rPr>
          <w:t>https://doi.org/10.3389/FONC.2023.1278863</w:t>
        </w:r>
      </w:hyperlink>
      <w:r>
        <w:t>.</w:t>
      </w:r>
    </w:p>
    <w:p w14:paraId="1F7BA410" w14:textId="77777777" w:rsidR="00B81EB2" w:rsidRDefault="00ED3545">
      <w:pPr>
        <w:pStyle w:val="Bibliography"/>
      </w:pPr>
      <w:bookmarkStart w:id="889" w:name="ref-Zhang2015"/>
      <w:bookmarkEnd w:id="888"/>
      <w:r>
        <w:lastRenderedPageBreak/>
        <w:t xml:space="preserve">Zhang, Chuyao, Weiguo Hu, Nan Jia, Qing Li, Keqin Hua, Xiang Tao, Li Wang, and Weiwei Feng. 2015. “Uterine Carcinosarcoma and High-Risk Endometrial Carcinomas: A Clinicopathological Comparison.” </w:t>
      </w:r>
      <w:r>
        <w:rPr>
          <w:i/>
          <w:iCs/>
        </w:rPr>
        <w:t>International Journal of Gynecological Cancer : Official Journal of the International Gynecological Cancer Society</w:t>
      </w:r>
      <w:r>
        <w:t xml:space="preserve"> 25 (May): 629–36. </w:t>
      </w:r>
      <w:hyperlink r:id="rId75">
        <w:r>
          <w:rPr>
            <w:rStyle w:val="Hyperlink"/>
          </w:rPr>
          <w:t>https://doi.org/10.1097/IGC.0000000000000350</w:t>
        </w:r>
      </w:hyperlink>
      <w:r>
        <w:t>.</w:t>
      </w:r>
    </w:p>
    <w:p w14:paraId="6551C8A3" w14:textId="77777777" w:rsidR="00B81EB2" w:rsidRDefault="00ED3545">
      <w:pPr>
        <w:pStyle w:val="Bibliography"/>
      </w:pPr>
      <w:bookmarkStart w:id="890" w:name="ref-Zhang2003"/>
      <w:bookmarkEnd w:id="889"/>
      <w:r>
        <w:t xml:space="preserve">Zhang, Lin, Jose R Conejo-Garcia, Dionyssios Katsaros, Phyllis A Gimotty, Marco Massobrio, Giorgia Regnani, Antonis Makrigiannakis, et al. 2003. “Intratumoral t Cells, Recurrence, and Survival in Epithelial Ovarian Cancer.” </w:t>
      </w:r>
      <w:r>
        <w:rPr>
          <w:i/>
          <w:iCs/>
        </w:rPr>
        <w:t>The New England Journal of Medicine</w:t>
      </w:r>
      <w:r>
        <w:t xml:space="preserve"> 348 (January): 203–13. </w:t>
      </w:r>
      <w:hyperlink r:id="rId76">
        <w:r>
          <w:rPr>
            <w:rStyle w:val="Hyperlink"/>
          </w:rPr>
          <w:t>https://doi.org/10.1056/NEJMoa020177</w:t>
        </w:r>
      </w:hyperlink>
      <w:r>
        <w:t>.</w:t>
      </w:r>
      <w:bookmarkEnd w:id="843"/>
      <w:bookmarkEnd w:id="845"/>
      <w:bookmarkEnd w:id="890"/>
    </w:p>
    <w:sectPr w:rsidR="00B81EB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artin, Spencer [VCH]" w:date="2024-05-15T10:36:00Z" w:initials="MS[">
    <w:p w14:paraId="6E0644B4" w14:textId="77777777" w:rsidR="00D3361B" w:rsidRDefault="00D3361B" w:rsidP="0061148C">
      <w:pPr>
        <w:pStyle w:val="CommentText"/>
      </w:pPr>
      <w:r>
        <w:rPr>
          <w:rStyle w:val="CommentReference"/>
        </w:rPr>
        <w:annotationRef/>
      </w:r>
      <w:r>
        <w:rPr>
          <w:lang w:val="en-CA"/>
        </w:rPr>
        <w:t>Spence to add citations to new paragraphs</w:t>
      </w:r>
    </w:p>
  </w:comment>
  <w:comment w:id="195" w:author="Martin, Spencer [VCH]" w:date="2024-04-15T11:09:00Z" w:initials="MS[">
    <w:p w14:paraId="3A2690F3" w14:textId="69484131" w:rsidR="0050301B" w:rsidRDefault="0050301B" w:rsidP="007C2532">
      <w:pPr>
        <w:pStyle w:val="CommentText"/>
      </w:pPr>
      <w:r>
        <w:rPr>
          <w:rStyle w:val="CommentReference"/>
        </w:rPr>
        <w:annotationRef/>
      </w:r>
      <w:r>
        <w:rPr>
          <w:lang w:val="en-CA"/>
        </w:rPr>
        <w:t>Spence to update paragraph and add updated citations</w:t>
      </w:r>
    </w:p>
  </w:comment>
  <w:comment w:id="197" w:author="Martin, Spencer [VCH]" w:date="2024-05-14T09:25:00Z" w:initials="MS[">
    <w:p w14:paraId="5E192F31" w14:textId="77777777" w:rsidR="00B82553" w:rsidRDefault="00B82553" w:rsidP="00687A68">
      <w:pPr>
        <w:pStyle w:val="CommentText"/>
      </w:pPr>
      <w:r>
        <w:rPr>
          <w:rStyle w:val="CommentReference"/>
        </w:rPr>
        <w:annotationRef/>
      </w:r>
      <w:r>
        <w:rPr>
          <w:lang w:val="en-CA"/>
        </w:rPr>
        <w:t xml:space="preserve">Section dropped because we didn’t find any similarity between EC and OC. Do you think it's worth keeping? </w:t>
      </w:r>
    </w:p>
  </w:comment>
  <w:comment w:id="204" w:author="Martin, Spencer [VCH]" w:date="2024-04-15T11:11:00Z" w:initials="MS[">
    <w:p w14:paraId="66E8071F" w14:textId="103FA42D" w:rsidR="0050301B" w:rsidRDefault="0050301B" w:rsidP="00A72B23">
      <w:pPr>
        <w:pStyle w:val="CommentText"/>
      </w:pPr>
      <w:r>
        <w:rPr>
          <w:rStyle w:val="CommentReference"/>
        </w:rPr>
        <w:annotationRef/>
      </w:r>
      <w:r>
        <w:rPr>
          <w:lang w:val="en-CA"/>
        </w:rPr>
        <w:t>Perhaps add our CCR paper</w:t>
      </w:r>
    </w:p>
  </w:comment>
  <w:comment w:id="199" w:author="Martin, Spencer [VCH]" w:date="2024-05-15T08:29:00Z" w:initials="MS[">
    <w:p w14:paraId="7DE9688D" w14:textId="77777777" w:rsidR="00C30EC8" w:rsidRDefault="00C30EC8" w:rsidP="005053F4">
      <w:pPr>
        <w:pStyle w:val="CommentText"/>
      </w:pPr>
      <w:r>
        <w:rPr>
          <w:rStyle w:val="CommentReference"/>
        </w:rPr>
        <w:annotationRef/>
      </w:r>
      <w:r>
        <w:rPr>
          <w:lang w:val="en-CA"/>
        </w:rPr>
        <w:t>Compress slightly and add HER2 targeted therapies in p53abn</w:t>
      </w:r>
    </w:p>
  </w:comment>
  <w:comment w:id="222" w:author="Martin, Spencer [VCH]" w:date="2024-05-15T08:33:00Z" w:initials="MS[">
    <w:p w14:paraId="354A9335" w14:textId="77777777" w:rsidR="00C30EC8" w:rsidRDefault="00C30EC8" w:rsidP="00021A0B">
      <w:pPr>
        <w:pStyle w:val="CommentText"/>
      </w:pPr>
      <w:r>
        <w:rPr>
          <w:rStyle w:val="CommentReference"/>
        </w:rPr>
        <w:annotationRef/>
      </w:r>
      <w:r>
        <w:rPr>
          <w:lang w:val="en-CA"/>
        </w:rPr>
        <w:t>Spence to get info for paragraph</w:t>
      </w:r>
    </w:p>
  </w:comment>
  <w:comment w:id="227" w:author="Martin, Spencer [VCH]" w:date="2024-05-15T08:33:00Z" w:initials="MS[">
    <w:p w14:paraId="545A0F1B" w14:textId="77777777" w:rsidR="00C30EC8" w:rsidRDefault="00C30EC8" w:rsidP="00150DED">
      <w:pPr>
        <w:pStyle w:val="CommentText"/>
      </w:pPr>
      <w:r>
        <w:rPr>
          <w:rStyle w:val="CommentReference"/>
        </w:rPr>
        <w:annotationRef/>
      </w:r>
      <w:r>
        <w:rPr>
          <w:lang w:val="en-CA"/>
        </w:rPr>
        <w:t>Spence to do</w:t>
      </w:r>
    </w:p>
  </w:comment>
  <w:comment w:id="230" w:author="Martin, Spencer [VCH]" w:date="2024-05-15T08:54:00Z" w:initials="MS[">
    <w:p w14:paraId="1085CDEF" w14:textId="77777777" w:rsidR="003B3EA7" w:rsidRDefault="003B3EA7" w:rsidP="005747AA">
      <w:pPr>
        <w:pStyle w:val="CommentText"/>
      </w:pPr>
      <w:r>
        <w:rPr>
          <w:rStyle w:val="CommentReference"/>
        </w:rPr>
        <w:annotationRef/>
      </w:r>
      <w:r>
        <w:rPr>
          <w:lang w:val="en-CA"/>
        </w:rPr>
        <w:t>Spence to get</w:t>
      </w:r>
    </w:p>
  </w:comment>
  <w:comment w:id="232" w:author="Martin, Spencer [VCH]" w:date="2024-04-15T11:13:00Z" w:initials="MS[">
    <w:p w14:paraId="500B4721" w14:textId="3443168F" w:rsidR="00C30EC8" w:rsidRDefault="0050301B" w:rsidP="00793811">
      <w:pPr>
        <w:pStyle w:val="CommentText"/>
      </w:pPr>
      <w:r>
        <w:rPr>
          <w:rStyle w:val="CommentReference"/>
        </w:rPr>
        <w:annotationRef/>
      </w:r>
      <w:r w:rsidR="00C30EC8">
        <w:rPr>
          <w:lang w:val="en-CA"/>
        </w:rPr>
        <w:t>Spence to do</w:t>
      </w:r>
    </w:p>
  </w:comment>
  <w:comment w:id="252" w:author="Martin, Spencer [VCH]" w:date="2024-05-15T08:54:00Z" w:initials="MS[">
    <w:p w14:paraId="3D56C55D" w14:textId="77777777" w:rsidR="003B3EA7" w:rsidRDefault="003B3EA7" w:rsidP="00492475">
      <w:pPr>
        <w:pStyle w:val="CommentText"/>
      </w:pPr>
      <w:r>
        <w:rPr>
          <w:rStyle w:val="CommentReference"/>
        </w:rPr>
        <w:annotationRef/>
      </w:r>
      <w:r>
        <w:rPr>
          <w:lang w:val="en-CA"/>
        </w:rPr>
        <w:t>Spence to get</w:t>
      </w:r>
    </w:p>
  </w:comment>
  <w:comment w:id="322" w:author="Martin, Spencer [VCH]" w:date="2024-05-15T09:02:00Z" w:initials="MS[">
    <w:p w14:paraId="60E26B1B" w14:textId="77777777" w:rsidR="00364138" w:rsidRDefault="00364138" w:rsidP="00B26B4B">
      <w:pPr>
        <w:pStyle w:val="CommentText"/>
      </w:pPr>
      <w:r>
        <w:rPr>
          <w:rStyle w:val="CommentReference"/>
        </w:rPr>
        <w:annotationRef/>
      </w:r>
      <w:r>
        <w:rPr>
          <w:lang w:val="en-CA"/>
        </w:rPr>
        <w:t>Cut/paste above or in results</w:t>
      </w:r>
    </w:p>
  </w:comment>
  <w:comment w:id="330" w:author="Martin, Spencer [VCH]" w:date="2024-05-15T08:50:00Z" w:initials="MS[">
    <w:p w14:paraId="4E3BC771" w14:textId="1F68E2CD" w:rsidR="003B3EA7" w:rsidRDefault="003B3EA7" w:rsidP="00173367">
      <w:pPr>
        <w:pStyle w:val="CommentText"/>
      </w:pPr>
      <w:r>
        <w:rPr>
          <w:rStyle w:val="CommentReference"/>
        </w:rPr>
        <w:annotationRef/>
      </w:r>
      <w:r>
        <w:rPr>
          <w:lang w:val="en-CA"/>
        </w:rPr>
        <w:t>This is all Greek to me. Can you please review closely to identify errors? I have no input for this</w:t>
      </w:r>
    </w:p>
  </w:comment>
  <w:comment w:id="333" w:author="Martin, Spencer [VCH]" w:date="2024-05-15T08:51:00Z" w:initials="MS[">
    <w:p w14:paraId="5E4A1151" w14:textId="77777777" w:rsidR="003B3EA7" w:rsidRDefault="003B3EA7" w:rsidP="00923634">
      <w:pPr>
        <w:pStyle w:val="CommentText"/>
      </w:pPr>
      <w:r>
        <w:rPr>
          <w:rStyle w:val="CommentReference"/>
        </w:rPr>
        <w:annotationRef/>
      </w:r>
      <w:r>
        <w:rPr>
          <w:lang w:val="en-CA"/>
        </w:rPr>
        <w:t>We can add Julianna to the paper and she can add this in?</w:t>
      </w:r>
    </w:p>
  </w:comment>
  <w:comment w:id="334" w:author="allenz@student.ubc.ca" w:date="2024-06-14T22:06:00Z" w:initials="AZ">
    <w:p w14:paraId="2E2E1017" w14:textId="77777777" w:rsidR="009454C5" w:rsidRDefault="009454C5" w:rsidP="009454C5">
      <w:r>
        <w:rPr>
          <w:rStyle w:val="CommentReference"/>
        </w:rPr>
        <w:annotationRef/>
      </w:r>
      <w:r>
        <w:rPr>
          <w:color w:val="000000"/>
          <w:sz w:val="20"/>
          <w:szCs w:val="20"/>
        </w:rPr>
        <w:t>Agree</w:t>
      </w:r>
    </w:p>
  </w:comment>
  <w:comment w:id="340" w:author="Martin, Spencer [VCH]" w:date="2024-05-15T08:58:00Z" w:initials="MS[">
    <w:p w14:paraId="3A761AC9" w14:textId="3533BFA3" w:rsidR="00364138" w:rsidRDefault="00364138" w:rsidP="0066768A">
      <w:pPr>
        <w:pStyle w:val="CommentText"/>
      </w:pPr>
      <w:r>
        <w:rPr>
          <w:rStyle w:val="CommentReference"/>
        </w:rPr>
        <w:annotationRef/>
      </w:r>
      <w:r>
        <w:rPr>
          <w:lang w:val="en-CA"/>
        </w:rPr>
        <w:t>Moved to Methods</w:t>
      </w:r>
    </w:p>
  </w:comment>
  <w:comment w:id="346" w:author="Martin, Spencer [VCH]" w:date="2024-04-15T11:22:00Z" w:initials="MS[">
    <w:p w14:paraId="2FEAB44C" w14:textId="4A399A91" w:rsidR="009C7A4D" w:rsidRDefault="009C7A4D" w:rsidP="00E570A5">
      <w:pPr>
        <w:pStyle w:val="CommentText"/>
      </w:pPr>
      <w:r>
        <w:rPr>
          <w:rStyle w:val="CommentReference"/>
        </w:rPr>
        <w:annotationRef/>
      </w:r>
      <w:r>
        <w:rPr>
          <w:lang w:val="en-CA"/>
        </w:rPr>
        <w:t>Myo change to "myometrial invasion depth"</w:t>
      </w:r>
      <w:r>
        <w:rPr>
          <w:lang w:val="en-CA"/>
        </w:rPr>
        <w:br/>
        <w:t>Nodes to "Lymph nodes"</w:t>
      </w:r>
      <w:r>
        <w:rPr>
          <w:lang w:val="en-CA"/>
        </w:rPr>
        <w:br/>
        <w:t>Histotype: Order according to text (which is in order of prevalence)</w:t>
      </w:r>
    </w:p>
  </w:comment>
  <w:comment w:id="347" w:author="allenz@student.ubc.ca" w:date="2024-06-14T22:27:00Z" w:initials="AZ">
    <w:p w14:paraId="1366C06C" w14:textId="77777777" w:rsidR="002C5CDE" w:rsidRDefault="002C5CDE" w:rsidP="002C5CDE">
      <w:r>
        <w:rPr>
          <w:rStyle w:val="CommentReference"/>
        </w:rPr>
        <w:annotationRef/>
      </w:r>
      <w:r>
        <w:rPr>
          <w:color w:val="000000"/>
          <w:sz w:val="20"/>
          <w:szCs w:val="20"/>
        </w:rPr>
        <w:t>Done using myo = myoinvasion</w:t>
      </w:r>
    </w:p>
  </w:comment>
  <w:comment w:id="349" w:author="Martin, Spencer [VCH]" w:date="2024-04-15T12:07:00Z" w:initials="MS[">
    <w:p w14:paraId="710F1F62" w14:textId="767A0082" w:rsidR="008D7CC9" w:rsidRDefault="008D7CC9" w:rsidP="00F45FC0">
      <w:pPr>
        <w:pStyle w:val="CommentText"/>
      </w:pPr>
      <w:r>
        <w:rPr>
          <w:rStyle w:val="CommentReference"/>
        </w:rPr>
        <w:annotationRef/>
      </w:r>
      <w:r>
        <w:rPr>
          <w:lang w:val="en-CA"/>
        </w:rPr>
        <w:t>Remove Subtype</w:t>
      </w:r>
      <w:r>
        <w:rPr>
          <w:lang w:val="en-CA"/>
        </w:rPr>
        <w:br/>
        <w:t>remove Neoadjuvant (can just say in text that all were p53 and all were neoadjuvant naïve)</w:t>
      </w:r>
      <w:r>
        <w:rPr>
          <w:lang w:val="en-CA"/>
        </w:rPr>
        <w:br/>
        <w:t>In Grade, what does the grey color indicate (unavailable?)</w:t>
      </w:r>
    </w:p>
  </w:comment>
  <w:comment w:id="350" w:author="allenz@student.ubc.ca" w:date="2024-06-14T22:14:00Z" w:initials="AZ">
    <w:p w14:paraId="241D39CE" w14:textId="77777777" w:rsidR="009454C5" w:rsidRDefault="009454C5" w:rsidP="009454C5">
      <w:r>
        <w:rPr>
          <w:rStyle w:val="CommentReference"/>
        </w:rPr>
        <w:annotationRef/>
      </w:r>
      <w:r>
        <w:rPr>
          <w:color w:val="000000"/>
          <w:sz w:val="20"/>
          <w:szCs w:val="20"/>
        </w:rPr>
        <w:t>These had indicated NA values, but NA values have been made white now (and the age colours adjusted as appropriate)</w:t>
      </w:r>
    </w:p>
  </w:comment>
  <w:comment w:id="373" w:author="Martin, Spencer [VCH]" w:date="2024-04-15T12:09:00Z" w:initials="MS[">
    <w:p w14:paraId="362ADE31" w14:textId="7FBC7A19" w:rsidR="008D7CC9" w:rsidRDefault="008D7CC9" w:rsidP="006F5442">
      <w:pPr>
        <w:pStyle w:val="CommentText"/>
      </w:pPr>
      <w:r>
        <w:rPr>
          <w:rStyle w:val="CommentReference"/>
        </w:rPr>
        <w:annotationRef/>
      </w:r>
      <w:r>
        <w:rPr>
          <w:lang w:val="en-CA"/>
        </w:rPr>
        <w:t>We should have intraepithelial areas that are CD8-, CD68-, PD1-, PDL1+/-, IDO+/- (which should closely approximate tumor cells). The tumor responses to the intraepithelial T cells (by upregulating PDL1 or IDO1 would make a good figure</w:t>
      </w:r>
    </w:p>
  </w:comment>
  <w:comment w:id="374" w:author="allenz@student.ubc.ca" w:date="2024-06-14T22:16:00Z" w:initials="AZ">
    <w:p w14:paraId="5CC9FAA8" w14:textId="77777777" w:rsidR="009454C5" w:rsidRDefault="009454C5" w:rsidP="009454C5">
      <w:r>
        <w:rPr>
          <w:rStyle w:val="CommentReference"/>
        </w:rPr>
        <w:annotationRef/>
      </w:r>
      <w:r>
        <w:rPr>
          <w:color w:val="000000"/>
          <w:sz w:val="20"/>
          <w:szCs w:val="20"/>
        </w:rPr>
        <w:t>Should be captured in new version</w:t>
      </w:r>
    </w:p>
  </w:comment>
  <w:comment w:id="375" w:author="Martin, Spencer [VCH]" w:date="2024-05-14T10:12:00Z" w:initials="MS[">
    <w:p w14:paraId="11F484E8" w14:textId="015B1ECD" w:rsidR="00CE0072" w:rsidRDefault="00CE0072" w:rsidP="007E421A">
      <w:pPr>
        <w:pStyle w:val="CommentText"/>
      </w:pPr>
      <w:r>
        <w:rPr>
          <w:rStyle w:val="CommentReference"/>
        </w:rPr>
        <w:annotationRef/>
      </w:r>
      <w:r>
        <w:rPr>
          <w:lang w:val="en-CA"/>
        </w:rPr>
        <w:t>Moved to methods</w:t>
      </w:r>
    </w:p>
  </w:comment>
  <w:comment w:id="395" w:author="Martin, Spencer [VCH]" w:date="2024-05-14T10:28:00Z" w:initials="MS[">
    <w:p w14:paraId="293B5C3E" w14:textId="77777777" w:rsidR="00BB5F93" w:rsidRDefault="00BB5F93" w:rsidP="00C320D0">
      <w:pPr>
        <w:pStyle w:val="CommentText"/>
      </w:pPr>
      <w:r>
        <w:rPr>
          <w:rStyle w:val="CommentReference"/>
        </w:rPr>
        <w:annotationRef/>
      </w:r>
      <w:r>
        <w:rPr>
          <w:lang w:val="en-CA"/>
        </w:rPr>
        <w:t>Moved to top of paragraph</w:t>
      </w:r>
    </w:p>
  </w:comment>
  <w:comment w:id="397" w:author="Martin, Spencer [VCH]" w:date="2024-05-14T10:16:00Z" w:initials="MS[">
    <w:p w14:paraId="2ED54800" w14:textId="754FAB40" w:rsidR="00DB5A81" w:rsidRDefault="00DB5A81" w:rsidP="002961FE">
      <w:pPr>
        <w:pStyle w:val="CommentText"/>
      </w:pPr>
      <w:r>
        <w:rPr>
          <w:rStyle w:val="CommentReference"/>
        </w:rPr>
        <w:annotationRef/>
      </w:r>
      <w:r>
        <w:rPr>
          <w:lang w:val="en-CA"/>
        </w:rPr>
        <w:t>Actually figure 1</w:t>
      </w:r>
    </w:p>
  </w:comment>
  <w:comment w:id="400" w:author="Martin, Spencer [VCH]" w:date="2024-04-15T12:22:00Z" w:initials="MS[">
    <w:p w14:paraId="47E4A52A" w14:textId="0F39C280" w:rsidR="00C96F30" w:rsidRDefault="00C96F30" w:rsidP="008A30A1">
      <w:pPr>
        <w:pStyle w:val="CommentText"/>
      </w:pPr>
      <w:r>
        <w:rPr>
          <w:rStyle w:val="CommentReference"/>
        </w:rPr>
        <w:annotationRef/>
      </w:r>
      <w:r>
        <w:rPr>
          <w:lang w:val="en-CA"/>
        </w:rPr>
        <w:t>Could this figure be halved since the top right is a mirror of the bottom left. May help to focus reader's attention</w:t>
      </w:r>
    </w:p>
  </w:comment>
  <w:comment w:id="401" w:author="allenz@student.ubc.ca" w:date="2024-06-14T22:27:00Z" w:initials="AZ">
    <w:p w14:paraId="141D994D" w14:textId="77777777" w:rsidR="002C5CDE" w:rsidRDefault="002C5CDE" w:rsidP="002C5CDE">
      <w:r>
        <w:rPr>
          <w:rStyle w:val="CommentReference"/>
        </w:rPr>
        <w:annotationRef/>
      </w:r>
      <w:r>
        <w:rPr>
          <w:color w:val="000000"/>
          <w:sz w:val="20"/>
          <w:szCs w:val="20"/>
        </w:rPr>
        <w:t>Done</w:t>
      </w:r>
    </w:p>
  </w:comment>
  <w:comment w:id="406" w:author="Martin, Spencer [VCH]" w:date="2024-04-16T12:08:00Z" w:initials="MS[">
    <w:p w14:paraId="3209501B" w14:textId="6D96D8E2" w:rsidR="00BD3384" w:rsidRDefault="008555C5" w:rsidP="00313CAB">
      <w:pPr>
        <w:pStyle w:val="CommentText"/>
      </w:pPr>
      <w:r>
        <w:rPr>
          <w:rStyle w:val="CommentReference"/>
        </w:rPr>
        <w:annotationRef/>
      </w:r>
      <w:r w:rsidR="00BD3384">
        <w:rPr>
          <w:lang w:val="en-CA"/>
        </w:rPr>
        <w:t>Spence to work on this image</w:t>
      </w:r>
    </w:p>
  </w:comment>
  <w:comment w:id="407" w:author="allenz@student.ubc.ca" w:date="2024-06-14T22:27:00Z" w:initials="AZ">
    <w:p w14:paraId="749DBF1E" w14:textId="77777777" w:rsidR="002C5CDE" w:rsidRDefault="002C5CDE" w:rsidP="002C5CDE">
      <w:r>
        <w:rPr>
          <w:rStyle w:val="CommentReference"/>
        </w:rPr>
        <w:annotationRef/>
      </w:r>
      <w:r>
        <w:rPr>
          <w:color w:val="000000"/>
          <w:sz w:val="20"/>
          <w:szCs w:val="20"/>
        </w:rPr>
        <w:t>Can you please send me this fig so I can include it?</w:t>
      </w:r>
    </w:p>
  </w:comment>
  <w:comment w:id="414" w:author="Martin, Spencer [VCH]" w:date="2024-05-14T10:14:00Z" w:initials="MS[">
    <w:p w14:paraId="35115C18" w14:textId="269C19E7" w:rsidR="00BB5F93" w:rsidRDefault="00DB5A81" w:rsidP="00DD06C9">
      <w:pPr>
        <w:pStyle w:val="CommentText"/>
      </w:pPr>
      <w:r>
        <w:rPr>
          <w:rStyle w:val="CommentReference"/>
        </w:rPr>
        <w:annotationRef/>
      </w:r>
      <w:r w:rsidR="00BB5F93">
        <w:rPr>
          <w:lang w:val="en-CA"/>
        </w:rPr>
        <w:t>Add this to previous section</w:t>
      </w:r>
    </w:p>
  </w:comment>
  <w:comment w:id="450" w:author="Martin, Spencer [VCH]" w:date="2024-05-14T11:16:00Z" w:initials="MS[">
    <w:p w14:paraId="2D68D3CE" w14:textId="77777777" w:rsidR="00E201F7" w:rsidRDefault="00CA099E" w:rsidP="002D1395">
      <w:pPr>
        <w:pStyle w:val="CommentText"/>
      </w:pPr>
      <w:r>
        <w:rPr>
          <w:rStyle w:val="CommentReference"/>
        </w:rPr>
        <w:annotationRef/>
      </w:r>
    </w:p>
  </w:comment>
  <w:comment w:id="451" w:author="Martin, Spencer [VCH]" w:date="2024-05-14T12:23:00Z" w:initials="MS[">
    <w:p w14:paraId="0C4FFEBB" w14:textId="45C001E2" w:rsidR="006F3B69" w:rsidRDefault="006F3B69" w:rsidP="00814E19">
      <w:pPr>
        <w:pStyle w:val="CommentText"/>
      </w:pPr>
      <w:r>
        <w:rPr>
          <w:rStyle w:val="CommentReference"/>
        </w:rPr>
        <w:annotationRef/>
      </w:r>
      <w:r>
        <w:rPr>
          <w:lang w:val="en-CA"/>
        </w:rPr>
        <w:t>Moved to section on CD8+PD-1+</w:t>
      </w:r>
    </w:p>
  </w:comment>
  <w:comment w:id="543" w:author="Martin, Spencer [VCH]" w:date="2024-05-15T10:11:00Z" w:initials="MS[">
    <w:p w14:paraId="2B4374BE" w14:textId="77777777" w:rsidR="00101EF0" w:rsidRDefault="00101EF0" w:rsidP="00120A12">
      <w:pPr>
        <w:pStyle w:val="CommentText"/>
      </w:pPr>
      <w:r>
        <w:rPr>
          <w:rStyle w:val="CommentReference"/>
        </w:rPr>
        <w:annotationRef/>
      </w:r>
      <w:r>
        <w:rPr>
          <w:lang w:val="en-CA"/>
        </w:rPr>
        <w:t>Table says 0.2, which is correct? Rounding?</w:t>
      </w:r>
    </w:p>
  </w:comment>
  <w:comment w:id="544" w:author="allenz@student.ubc.ca" w:date="2024-06-14T22:33:00Z" w:initials="AZ">
    <w:p w14:paraId="721F3DF7" w14:textId="77777777" w:rsidR="002C5CDE" w:rsidRDefault="002C5CDE" w:rsidP="002C5CDE">
      <w:r>
        <w:rPr>
          <w:rStyle w:val="CommentReference"/>
        </w:rPr>
        <w:annotationRef/>
      </w:r>
      <w:r>
        <w:rPr>
          <w:color w:val="000000"/>
          <w:sz w:val="20"/>
          <w:szCs w:val="20"/>
        </w:rPr>
        <w:t>Yep. 0.154 is the actual value. I’ve increased the # of significant figures for the table to show this</w:t>
      </w:r>
    </w:p>
  </w:comment>
  <w:comment w:id="556" w:author="Martin, Spencer [VCH]" w:date="2024-05-14T11:06:00Z" w:initials="MS[">
    <w:p w14:paraId="2F6AE04A" w14:textId="4D3D0188" w:rsidR="00101EF0" w:rsidRDefault="00005AA4" w:rsidP="00B60945">
      <w:pPr>
        <w:pStyle w:val="CommentText"/>
      </w:pPr>
      <w:r>
        <w:rPr>
          <w:rStyle w:val="CommentReference"/>
        </w:rPr>
        <w:annotationRef/>
      </w:r>
      <w:r w:rsidR="00101EF0">
        <w:rPr>
          <w:lang w:val="en-CA"/>
        </w:rPr>
        <w:t>I think this should be a main figure, and combine with the univariate overall KM graph</w:t>
      </w:r>
    </w:p>
  </w:comment>
  <w:comment w:id="557" w:author="allenz@student.ubc.ca" w:date="2024-06-14T22:47:00Z" w:initials="AZ">
    <w:p w14:paraId="7DAD01D9" w14:textId="77777777" w:rsidR="00B305BE" w:rsidRDefault="00B305BE" w:rsidP="00B305BE">
      <w:r>
        <w:rPr>
          <w:rStyle w:val="CommentReference"/>
        </w:rPr>
        <w:annotationRef/>
      </w:r>
      <w:r>
        <w:rPr>
          <w:color w:val="000000"/>
          <w:sz w:val="20"/>
          <w:szCs w:val="20"/>
        </w:rPr>
        <w:t>Done</w:t>
      </w:r>
    </w:p>
  </w:comment>
  <w:comment w:id="568" w:author="Martin, Spencer [VCH]" w:date="2024-05-14T11:10:00Z" w:initials="MS[">
    <w:p w14:paraId="0FE54697" w14:textId="35351CC7" w:rsidR="00CA099E" w:rsidRDefault="00CA099E" w:rsidP="00621E2D">
      <w:pPr>
        <w:pStyle w:val="CommentText"/>
      </w:pPr>
      <w:r>
        <w:rPr>
          <w:rStyle w:val="CommentReference"/>
        </w:rPr>
        <w:annotationRef/>
      </w:r>
      <w:r>
        <w:rPr>
          <w:lang w:val="en-CA"/>
        </w:rPr>
        <w:t>Moved to associations with last results section</w:t>
      </w:r>
    </w:p>
  </w:comment>
  <w:comment w:id="575" w:author="allenz@student.ubc.ca" w:date="2024-06-15T08:27:00Z" w:initials="AZ">
    <w:p w14:paraId="516EFCB3" w14:textId="77777777" w:rsidR="00830FFE" w:rsidRDefault="00830FFE" w:rsidP="00830FFE">
      <w:r>
        <w:rPr>
          <w:rStyle w:val="CommentReference"/>
        </w:rPr>
        <w:annotationRef/>
      </w:r>
      <w:r>
        <w:rPr>
          <w:color w:val="000000"/>
          <w:sz w:val="20"/>
          <w:szCs w:val="20"/>
        </w:rPr>
        <w:t>Interestingly this analysis showed the exact opposite result you might expect — that TIL-high is actually associated with pfs and dss (significantly) in patients who DIDN’T receive chemo (but not in patients who did</w:t>
      </w:r>
    </w:p>
  </w:comment>
  <w:comment w:id="610" w:author="Martin, Spencer [VCH]" w:date="2024-04-16T11:43:00Z" w:initials="MS[">
    <w:p w14:paraId="773DD6D3" w14:textId="4956C55F" w:rsidR="00F905E7" w:rsidRDefault="00F905E7" w:rsidP="00C6569A">
      <w:pPr>
        <w:pStyle w:val="CommentText"/>
      </w:pPr>
      <w:r>
        <w:rPr>
          <w:rStyle w:val="CommentReference"/>
        </w:rPr>
        <w:annotationRef/>
      </w:r>
      <w:r>
        <w:rPr>
          <w:lang w:val="en-CA"/>
        </w:rPr>
        <w:t>Is this among several histotypes? Type of analysis? What specifically is this comparing?</w:t>
      </w:r>
    </w:p>
  </w:comment>
  <w:comment w:id="611" w:author="Martin, Spencer [VCH]" w:date="2024-05-14T11:30:00Z" w:initials="MS[">
    <w:p w14:paraId="242DC8B9" w14:textId="77777777" w:rsidR="00F4322F" w:rsidRDefault="00F4322F" w:rsidP="00370BB9">
      <w:pPr>
        <w:pStyle w:val="CommentText"/>
      </w:pPr>
      <w:r>
        <w:rPr>
          <w:rStyle w:val="CommentReference"/>
        </w:rPr>
        <w:annotationRef/>
      </w:r>
      <w:r>
        <w:rPr>
          <w:lang w:val="en-CA"/>
        </w:rPr>
        <w:t>Should we scrap this stat and just go into the next sentence?</w:t>
      </w:r>
    </w:p>
  </w:comment>
  <w:comment w:id="612" w:author="allenz@student.ubc.ca" w:date="2024-06-14T22:47:00Z" w:initials="AZ">
    <w:p w14:paraId="3333228B" w14:textId="77777777" w:rsidR="00B305BE" w:rsidRDefault="00B305BE" w:rsidP="00B305BE">
      <w:r>
        <w:rPr>
          <w:rStyle w:val="CommentReference"/>
        </w:rPr>
        <w:annotationRef/>
      </w:r>
      <w:r>
        <w:rPr>
          <w:color w:val="000000"/>
          <w:sz w:val="20"/>
          <w:szCs w:val="20"/>
        </w:rPr>
        <w:t>Fisher’s exact</w:t>
      </w:r>
    </w:p>
  </w:comment>
  <w:comment w:id="631" w:author="allenz@student.ubc.ca" w:date="2024-06-14T23:26:00Z" w:initials="AZ">
    <w:p w14:paraId="62C9E79E" w14:textId="77777777" w:rsidR="008D34E1" w:rsidRDefault="008D34E1" w:rsidP="008D34E1">
      <w:r>
        <w:rPr>
          <w:rStyle w:val="CommentReference"/>
        </w:rPr>
        <w:annotationRef/>
      </w:r>
      <w:r>
        <w:rPr>
          <w:color w:val="000000"/>
          <w:sz w:val="20"/>
          <w:szCs w:val="20"/>
        </w:rPr>
        <w:t>This will be a new subfigure of the heat-map figure</w:t>
      </w:r>
    </w:p>
  </w:comment>
  <w:comment w:id="658" w:author="Martin, Spencer [VCH]" w:date="2024-05-15T09:58:00Z" w:initials="MS[">
    <w:p w14:paraId="0BAA3185" w14:textId="5BF61182" w:rsidR="00130D1E" w:rsidRDefault="00130D1E" w:rsidP="001606F0">
      <w:pPr>
        <w:pStyle w:val="CommentText"/>
      </w:pPr>
      <w:r>
        <w:rPr>
          <w:rStyle w:val="CommentReference"/>
        </w:rPr>
        <w:annotationRef/>
      </w:r>
      <w:r>
        <w:rPr>
          <w:lang w:val="en-CA"/>
        </w:rPr>
        <w:t>Can we discuss figure so I understand it better...Should we have all the TIL high cluster on left and TIL low cluster on right? Remove vessel density and HER2 IHC</w:t>
      </w:r>
    </w:p>
  </w:comment>
  <w:comment w:id="659" w:author="allenz@student.ubc.ca" w:date="2024-06-14T22:54:00Z" w:initials="AZ">
    <w:p w14:paraId="21F16232" w14:textId="77777777" w:rsidR="00B305BE" w:rsidRDefault="00B305BE" w:rsidP="00B305BE">
      <w:r>
        <w:rPr>
          <w:rStyle w:val="CommentReference"/>
        </w:rPr>
        <w:annotationRef/>
      </w:r>
      <w:r>
        <w:rPr>
          <w:color w:val="000000"/>
          <w:sz w:val="20"/>
          <w:szCs w:val="20"/>
        </w:rPr>
        <w:t>Done</w:t>
      </w:r>
    </w:p>
  </w:comment>
  <w:comment w:id="663" w:author="Martin, Spencer [VCH]" w:date="2024-05-15T10:21:00Z" w:initials="MS[">
    <w:p w14:paraId="2612E454" w14:textId="6A8220C2" w:rsidR="00E75539" w:rsidRDefault="00E75539" w:rsidP="00D96266">
      <w:pPr>
        <w:pStyle w:val="CommentText"/>
      </w:pPr>
      <w:r>
        <w:rPr>
          <w:rStyle w:val="CommentReference"/>
        </w:rPr>
        <w:annotationRef/>
      </w:r>
      <w:r>
        <w:rPr>
          <w:lang w:val="en-CA"/>
        </w:rPr>
        <w:t>Add overall (not staged) KM graph?</w:t>
      </w:r>
    </w:p>
  </w:comment>
  <w:comment w:id="664" w:author="Martin, Spencer [VCH]" w:date="2024-04-16T11:54:00Z" w:initials="MS[">
    <w:p w14:paraId="419CCEBB" w14:textId="0EAEC705" w:rsidR="00EF34C2" w:rsidRDefault="00EF34C2" w:rsidP="004D0CDC">
      <w:pPr>
        <w:pStyle w:val="CommentText"/>
      </w:pPr>
      <w:r>
        <w:rPr>
          <w:rStyle w:val="CommentReference"/>
        </w:rPr>
        <w:annotationRef/>
      </w:r>
      <w:r>
        <w:rPr>
          <w:lang w:val="en-CA"/>
        </w:rPr>
        <w:t>Note for Spence: Check to see whether ESMO data showing improved survival for p53abn EC treated with ICI was divided by stage or inclusion criteria was high stage</w:t>
      </w:r>
    </w:p>
  </w:comment>
  <w:comment w:id="665" w:author="Martin, Spencer [VCH]" w:date="2024-04-30T08:30:00Z" w:initials="MS[">
    <w:p w14:paraId="047CD174" w14:textId="77777777" w:rsidR="00724529" w:rsidRDefault="00724529" w:rsidP="00863976">
      <w:pPr>
        <w:pStyle w:val="CommentText"/>
      </w:pPr>
      <w:r>
        <w:rPr>
          <w:rStyle w:val="CommentReference"/>
        </w:rPr>
        <w:annotationRef/>
      </w:r>
      <w:r>
        <w:rPr>
          <w:lang w:val="en-CA"/>
        </w:rPr>
        <w:t>Does stage III get chemo. The immunotherapy trials that have IO + chemo seem to work best on p53abn… discussion point?</w:t>
      </w:r>
    </w:p>
  </w:comment>
  <w:comment w:id="682" w:author="Martin, Spencer [VCH]" w:date="2024-04-16T12:10:00Z" w:initials="MS[">
    <w:p w14:paraId="0847658F" w14:textId="30C99D9B" w:rsidR="00BD3384" w:rsidRDefault="00BD3384" w:rsidP="007A5E36">
      <w:pPr>
        <w:pStyle w:val="CommentText"/>
      </w:pPr>
      <w:r>
        <w:rPr>
          <w:rStyle w:val="CommentReference"/>
        </w:rPr>
        <w:annotationRef/>
      </w:r>
      <w:r>
        <w:rPr>
          <w:lang w:val="en-CA"/>
        </w:rPr>
        <w:t>If available</w:t>
      </w:r>
    </w:p>
  </w:comment>
  <w:comment w:id="736" w:author="Martin, Spencer [VCH]" w:date="2024-04-16T12:03:00Z" w:initials="MS[">
    <w:p w14:paraId="21199D28" w14:textId="5012BBA4" w:rsidR="008555C5" w:rsidRDefault="008555C5" w:rsidP="00D71C3A">
      <w:pPr>
        <w:pStyle w:val="CommentText"/>
      </w:pPr>
      <w:r>
        <w:rPr>
          <w:rStyle w:val="CommentReference"/>
        </w:rPr>
        <w:annotationRef/>
      </w:r>
      <w:r>
        <w:rPr>
          <w:lang w:val="en-CA"/>
        </w:rPr>
        <w:t>Note to Spence: additional citations needed</w:t>
      </w:r>
    </w:p>
  </w:comment>
  <w:comment w:id="759" w:author="Martin, Spencer [VCH]" w:date="2024-04-16T12:16:00Z" w:initials="MS[">
    <w:p w14:paraId="01A76694" w14:textId="77777777" w:rsidR="00BD3384" w:rsidRDefault="00BD3384" w:rsidP="006A3BC5">
      <w:pPr>
        <w:pStyle w:val="CommentText"/>
      </w:pPr>
      <w:r>
        <w:rPr>
          <w:rStyle w:val="CommentReference"/>
        </w:rPr>
        <w:annotationRef/>
      </w:r>
      <w:r>
        <w:rPr>
          <w:lang w:val="en-CA"/>
        </w:rPr>
        <w:t>Spence to work on these paragraphs after discussion with Allen to justify associations and findings. Then Spence will build paragraph in intro to explain functions of molecules/interactions.</w:t>
      </w:r>
    </w:p>
  </w:comment>
  <w:comment w:id="757" w:author="Martin, Spencer [VCH]" w:date="2024-04-16T12:18:00Z" w:initials="MS[">
    <w:p w14:paraId="2FA017B9" w14:textId="77777777" w:rsidR="00BD3384" w:rsidRDefault="00BD3384" w:rsidP="00025910">
      <w:pPr>
        <w:pStyle w:val="CommentText"/>
      </w:pPr>
      <w:r>
        <w:rPr>
          <w:rStyle w:val="CommentReference"/>
        </w:rPr>
        <w:annotationRef/>
      </w:r>
      <w:r>
        <w:rPr>
          <w:lang w:val="en-CA"/>
        </w:rPr>
        <w:t>Save for discussion</w:t>
      </w:r>
    </w:p>
  </w:comment>
  <w:comment w:id="761" w:author="Martin, Spencer [VCH]" w:date="2024-04-16T12:25:00Z" w:initials="MS[">
    <w:p w14:paraId="6EF66337" w14:textId="77777777" w:rsidR="009710B0" w:rsidRDefault="009710B0">
      <w:pPr>
        <w:pStyle w:val="CommentText"/>
      </w:pPr>
      <w:r>
        <w:rPr>
          <w:rStyle w:val="CommentReference"/>
        </w:rPr>
        <w:annotationRef/>
      </w:r>
      <w:r>
        <w:rPr>
          <w:lang w:val="en-CA"/>
        </w:rPr>
        <w:t>Part A: Line between stroma and epithelial</w:t>
      </w:r>
    </w:p>
    <w:p w14:paraId="6916ABA9" w14:textId="77777777" w:rsidR="009710B0" w:rsidRDefault="009710B0" w:rsidP="00FB482F">
      <w:pPr>
        <w:pStyle w:val="CommentText"/>
      </w:pPr>
      <w:r>
        <w:rPr>
          <w:lang w:val="en-CA"/>
        </w:rPr>
        <w:t>Part B: "Ratio of CD8+PD1- : CD8+PD1+"</w:t>
      </w:r>
    </w:p>
  </w:comment>
  <w:comment w:id="762" w:author="Martin, Spencer [VCH]" w:date="2024-04-16T12:27:00Z" w:initials="MS[">
    <w:p w14:paraId="2915C0C3" w14:textId="77777777" w:rsidR="009710B0" w:rsidRDefault="009710B0" w:rsidP="001630F2">
      <w:pPr>
        <w:pStyle w:val="CommentText"/>
      </w:pPr>
      <w:r>
        <w:rPr>
          <w:rStyle w:val="CommentReference"/>
        </w:rPr>
        <w:annotationRef/>
      </w:r>
      <w:r>
        <w:rPr>
          <w:lang w:val="en-CA"/>
        </w:rPr>
        <w:t>Consider revising figure… stroma and epithelial all on one line so you can see the difference (or lack of difference) between stroma and epithelial. No need to label diagram low/high TIL since figure legend and color show this.</w:t>
      </w:r>
    </w:p>
  </w:comment>
  <w:comment w:id="768" w:author="Martin, Spencer [VCH]" w:date="2024-05-14T12:17:00Z" w:initials="MS[">
    <w:p w14:paraId="21CFC8F5" w14:textId="77777777" w:rsidR="00B37A1A" w:rsidRDefault="00B37A1A" w:rsidP="009977BE">
      <w:pPr>
        <w:pStyle w:val="CommentText"/>
      </w:pPr>
      <w:r>
        <w:rPr>
          <w:rStyle w:val="CommentReference"/>
        </w:rPr>
        <w:annotationRef/>
      </w:r>
      <w:r>
        <w:rPr>
          <w:lang w:val="en-CA"/>
        </w:rPr>
        <w:t>Need to work on this paragraph to make more clear and check with Julianna to make sure of accuracy.</w:t>
      </w:r>
    </w:p>
  </w:comment>
  <w:comment w:id="772" w:author="Martin, Spencer [VCH]" w:date="2024-05-14T12:16:00Z" w:initials="MS[">
    <w:p w14:paraId="7D284A41" w14:textId="4B85A1D7" w:rsidR="00B37A1A" w:rsidRDefault="00B37A1A" w:rsidP="000D32B9">
      <w:pPr>
        <w:pStyle w:val="CommentText"/>
      </w:pPr>
      <w:r>
        <w:rPr>
          <w:rStyle w:val="CommentReference"/>
        </w:rPr>
        <w:annotationRef/>
      </w:r>
      <w:r>
        <w:rPr>
          <w:lang w:val="en-CA"/>
        </w:rPr>
        <w:t>What does the "exposures" mean?</w:t>
      </w:r>
    </w:p>
  </w:comment>
  <w:comment w:id="807" w:author="Martin, Spencer [VCH]" w:date="2024-05-15T10:28:00Z" w:initials="MS[">
    <w:p w14:paraId="145ADF2A" w14:textId="77777777" w:rsidR="009E67A6" w:rsidRDefault="009E67A6" w:rsidP="00366A92">
      <w:pPr>
        <w:pStyle w:val="CommentText"/>
      </w:pPr>
      <w:r>
        <w:rPr>
          <w:rStyle w:val="CommentReference"/>
        </w:rPr>
        <w:annotationRef/>
      </w:r>
      <w:r>
        <w:rPr>
          <w:lang w:val="en-CA"/>
        </w:rPr>
        <w:t xml:space="preserve">Is this the same as CCR paper? </w:t>
      </w:r>
    </w:p>
  </w:comment>
  <w:comment w:id="818" w:author="Martin, Spencer [VCH]" w:date="2024-05-14T12:13:00Z" w:initials="MS[">
    <w:p w14:paraId="28051A7E" w14:textId="02FFC915" w:rsidR="00B37A1A" w:rsidRDefault="00B37A1A" w:rsidP="00197507">
      <w:pPr>
        <w:pStyle w:val="CommentText"/>
      </w:pPr>
      <w:r>
        <w:rPr>
          <w:rStyle w:val="CommentReference"/>
        </w:rPr>
        <w:annotationRef/>
      </w:r>
      <w:r>
        <w:rPr>
          <w:lang w:val="en-CA"/>
        </w:rPr>
        <w:t>Save for discussion?</w:t>
      </w:r>
    </w:p>
  </w:comment>
  <w:comment w:id="820" w:author="Martin, Spencer [VCH]" w:date="2024-05-14T12:19:00Z" w:initials="MS[">
    <w:p w14:paraId="2CEBB8E9" w14:textId="77777777" w:rsidR="00AE5BEC" w:rsidRDefault="00AE5BEC" w:rsidP="00C039F8">
      <w:pPr>
        <w:pStyle w:val="CommentText"/>
      </w:pPr>
      <w:r>
        <w:rPr>
          <w:rStyle w:val="CommentReference"/>
        </w:rPr>
        <w:annotationRef/>
      </w:r>
      <w:r>
        <w:rPr>
          <w:lang w:val="en-CA"/>
        </w:rPr>
        <w:t>I have a tough time figuring out what part A means. Is there a better way to display the data more simply? My brain is old.</w:t>
      </w:r>
    </w:p>
  </w:comment>
  <w:comment w:id="840" w:author="Martin, Spencer [VCH]" w:date="2024-05-14T12:28:00Z" w:initials="MS[">
    <w:p w14:paraId="3A2448B8" w14:textId="77777777" w:rsidR="003E0B4E" w:rsidRDefault="003E0B4E" w:rsidP="00BA6075">
      <w:pPr>
        <w:pStyle w:val="CommentText"/>
      </w:pPr>
      <w:r>
        <w:rPr>
          <w:rStyle w:val="CommentReference"/>
        </w:rPr>
        <w:annotationRef/>
      </w:r>
      <w:r>
        <w:rPr>
          <w:lang w:val="en-CA"/>
        </w:rPr>
        <w:t>Did the cluster include CD68?</w:t>
      </w:r>
    </w:p>
  </w:comment>
  <w:comment w:id="841" w:author="Martin, Spencer [VCH]" w:date="2024-04-17T11:16:00Z" w:initials="MS[">
    <w:p w14:paraId="556F22E0" w14:textId="586B6F0E" w:rsidR="002D2344" w:rsidRDefault="002D2344" w:rsidP="00C50DEA">
      <w:pPr>
        <w:pStyle w:val="CommentText"/>
      </w:pPr>
      <w:r>
        <w:rPr>
          <w:rStyle w:val="CommentReference"/>
        </w:rPr>
        <w:annotationRef/>
      </w:r>
      <w:r>
        <w:rPr>
          <w:lang w:val="en-CA"/>
        </w:rPr>
        <w:t xml:space="preserve">To make this argument, we would have to compare our p53abn TIL high to the TIL in MMRd. TIL high in p53 may be lower than the TIL-low in MMRd. </w:t>
      </w:r>
    </w:p>
  </w:comment>
  <w:comment w:id="842" w:author="Martin, Spencer [VCH]" w:date="2024-04-17T11:17:00Z" w:initials="MS[">
    <w:p w14:paraId="25B7C6B0" w14:textId="77777777" w:rsidR="002D2344" w:rsidRDefault="002D2344" w:rsidP="00C37494">
      <w:pPr>
        <w:pStyle w:val="CommentText"/>
      </w:pPr>
      <w:r>
        <w:rPr>
          <w:rStyle w:val="CommentReference"/>
        </w:rPr>
        <w:annotationRef/>
      </w:r>
      <w:r>
        <w:rPr>
          <w:lang w:val="en-CA"/>
        </w:rPr>
        <w:t>Lets wait to see if tumor expression of IDO or PDL1 correlate with TIL. If it's not do-able to examine tumor expression, we will need to specifically say macrophage IDO/PDL1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0644B4" w15:done="0"/>
  <w15:commentEx w15:paraId="3A2690F3" w15:done="0"/>
  <w15:commentEx w15:paraId="5E192F31" w15:done="0"/>
  <w15:commentEx w15:paraId="66E8071F" w15:done="0"/>
  <w15:commentEx w15:paraId="7DE9688D" w15:done="0"/>
  <w15:commentEx w15:paraId="354A9335" w15:done="0"/>
  <w15:commentEx w15:paraId="545A0F1B" w15:done="0"/>
  <w15:commentEx w15:paraId="1085CDEF" w15:done="0"/>
  <w15:commentEx w15:paraId="500B4721" w15:done="0"/>
  <w15:commentEx w15:paraId="3D56C55D" w15:done="0"/>
  <w15:commentEx w15:paraId="60E26B1B" w15:done="0"/>
  <w15:commentEx w15:paraId="4E3BC771" w15:done="0"/>
  <w15:commentEx w15:paraId="5E4A1151" w15:done="0"/>
  <w15:commentEx w15:paraId="2E2E1017" w15:paraIdParent="5E4A1151" w15:done="0"/>
  <w15:commentEx w15:paraId="3A761AC9" w15:done="0"/>
  <w15:commentEx w15:paraId="2FEAB44C" w15:done="0"/>
  <w15:commentEx w15:paraId="1366C06C" w15:paraIdParent="2FEAB44C" w15:done="0"/>
  <w15:commentEx w15:paraId="710F1F62" w15:done="0"/>
  <w15:commentEx w15:paraId="241D39CE" w15:paraIdParent="710F1F62" w15:done="0"/>
  <w15:commentEx w15:paraId="362ADE31" w15:done="0"/>
  <w15:commentEx w15:paraId="5CC9FAA8" w15:paraIdParent="362ADE31" w15:done="0"/>
  <w15:commentEx w15:paraId="11F484E8" w15:done="0"/>
  <w15:commentEx w15:paraId="293B5C3E" w15:done="0"/>
  <w15:commentEx w15:paraId="2ED54800" w15:done="0"/>
  <w15:commentEx w15:paraId="47E4A52A" w15:done="0"/>
  <w15:commentEx w15:paraId="141D994D" w15:paraIdParent="47E4A52A" w15:done="0"/>
  <w15:commentEx w15:paraId="3209501B" w15:done="0"/>
  <w15:commentEx w15:paraId="749DBF1E" w15:paraIdParent="3209501B" w15:done="0"/>
  <w15:commentEx w15:paraId="35115C18" w15:done="0"/>
  <w15:commentEx w15:paraId="2D68D3CE" w15:done="0"/>
  <w15:commentEx w15:paraId="0C4FFEBB" w15:paraIdParent="2D68D3CE" w15:done="0"/>
  <w15:commentEx w15:paraId="2B4374BE" w15:done="0"/>
  <w15:commentEx w15:paraId="721F3DF7" w15:paraIdParent="2B4374BE" w15:done="0"/>
  <w15:commentEx w15:paraId="2F6AE04A" w15:done="0"/>
  <w15:commentEx w15:paraId="7DAD01D9" w15:paraIdParent="2F6AE04A" w15:done="0"/>
  <w15:commentEx w15:paraId="0FE54697" w15:done="0"/>
  <w15:commentEx w15:paraId="516EFCB3" w15:done="0"/>
  <w15:commentEx w15:paraId="773DD6D3" w15:done="0"/>
  <w15:commentEx w15:paraId="242DC8B9" w15:paraIdParent="773DD6D3" w15:done="0"/>
  <w15:commentEx w15:paraId="3333228B" w15:paraIdParent="773DD6D3" w15:done="0"/>
  <w15:commentEx w15:paraId="62C9E79E" w15:done="0"/>
  <w15:commentEx w15:paraId="0BAA3185" w15:done="0"/>
  <w15:commentEx w15:paraId="21F16232" w15:paraIdParent="0BAA3185" w15:done="0"/>
  <w15:commentEx w15:paraId="2612E454" w15:done="0"/>
  <w15:commentEx w15:paraId="419CCEBB" w15:done="0"/>
  <w15:commentEx w15:paraId="047CD174" w15:paraIdParent="419CCEBB" w15:done="0"/>
  <w15:commentEx w15:paraId="0847658F" w15:done="0"/>
  <w15:commentEx w15:paraId="21199D28" w15:done="0"/>
  <w15:commentEx w15:paraId="01A76694" w15:done="0"/>
  <w15:commentEx w15:paraId="2FA017B9" w15:done="0"/>
  <w15:commentEx w15:paraId="6916ABA9" w15:done="0"/>
  <w15:commentEx w15:paraId="2915C0C3" w15:paraIdParent="6916ABA9" w15:done="0"/>
  <w15:commentEx w15:paraId="21CFC8F5" w15:done="0"/>
  <w15:commentEx w15:paraId="7D284A41" w15:done="0"/>
  <w15:commentEx w15:paraId="145ADF2A" w15:done="0"/>
  <w15:commentEx w15:paraId="28051A7E" w15:done="0"/>
  <w15:commentEx w15:paraId="2CEBB8E9" w15:done="0"/>
  <w15:commentEx w15:paraId="3A2448B8" w15:done="0"/>
  <w15:commentEx w15:paraId="556F22E0" w15:done="0"/>
  <w15:commentEx w15:paraId="25B7C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EF0EBA" w16cex:dateUtc="2024-05-15T17:36:00Z"/>
  <w16cex:commentExtensible w16cex:durableId="29C78961" w16cex:dateUtc="2024-04-15T18:09:00Z"/>
  <w16cex:commentExtensible w16cex:durableId="29EDAC75" w16cex:dateUtc="2024-05-14T16:25:00Z"/>
  <w16cex:commentExtensible w16cex:durableId="29C789DD" w16cex:dateUtc="2024-04-15T18:11:00Z"/>
  <w16cex:commentExtensible w16cex:durableId="29EEF0D5" w16cex:dateUtc="2024-05-15T15:29:00Z"/>
  <w16cex:commentExtensible w16cex:durableId="29EEF1DC" w16cex:dateUtc="2024-05-15T15:33:00Z"/>
  <w16cex:commentExtensible w16cex:durableId="29EEF1F4" w16cex:dateUtc="2024-05-15T15:33:00Z"/>
  <w16cex:commentExtensible w16cex:durableId="29EEF6AF" w16cex:dateUtc="2024-05-15T15:54:00Z"/>
  <w16cex:commentExtensible w16cex:durableId="29C78A6E" w16cex:dateUtc="2024-04-15T18:13:00Z"/>
  <w16cex:commentExtensible w16cex:durableId="29EEF6C2" w16cex:dateUtc="2024-05-15T15:54:00Z"/>
  <w16cex:commentExtensible w16cex:durableId="29EEF8A9" w16cex:dateUtc="2024-05-15T16:02:00Z"/>
  <w16cex:commentExtensible w16cex:durableId="29EEF5C7" w16cex:dateUtc="2024-05-15T15:50:00Z"/>
  <w16cex:commentExtensible w16cex:durableId="29EEF5F4" w16cex:dateUtc="2024-05-15T15:51:00Z"/>
  <w16cex:commentExtensible w16cex:durableId="7BE14D0C" w16cex:dateUtc="2024-06-15T05:06:00Z"/>
  <w16cex:commentExtensible w16cex:durableId="29EEF7AA" w16cex:dateUtc="2024-05-15T15:58:00Z"/>
  <w16cex:commentExtensible w16cex:durableId="29C78C6E" w16cex:dateUtc="2024-04-15T18:22:00Z"/>
  <w16cex:commentExtensible w16cex:durableId="4B3B909D" w16cex:dateUtc="2024-06-15T05:27:00Z"/>
  <w16cex:commentExtensible w16cex:durableId="29C79707" w16cex:dateUtc="2024-04-15T19:07:00Z"/>
  <w16cex:commentExtensible w16cex:durableId="56124DEA" w16cex:dateUtc="2024-06-15T05:14:00Z"/>
  <w16cex:commentExtensible w16cex:durableId="29C79781" w16cex:dateUtc="2024-04-15T19:09:00Z"/>
  <w16cex:commentExtensible w16cex:durableId="5FD04788" w16cex:dateUtc="2024-06-15T05:16:00Z"/>
  <w16cex:commentExtensible w16cex:durableId="29EDB79D" w16cex:dateUtc="2024-05-14T17:12:00Z">
    <w16cex:extLst>
      <w16:ext w16:uri="{CE6994B0-6A32-4C9F-8C6B-6E91EDA988CE}">
        <cr:reactions xmlns:cr="http://schemas.microsoft.com/office/comments/2020/reactions">
          <cr:reaction reactionType="1">
            <cr:reactionInfo dateUtc="2024-06-15T05:16:19Z">
              <cr:user userId="S::allenz@student.ubc.ca::4a89dccb-c6f5-4ed3-b33b-d17445999ffb" userProvider="AD" userName="allenz@student.ubc.ca"/>
            </cr:reactionInfo>
          </cr:reaction>
        </cr:reactions>
      </w16:ext>
    </w16cex:extLst>
  </w16cex:commentExtensible>
  <w16cex:commentExtensible w16cex:durableId="29EDBB57" w16cex:dateUtc="2024-05-14T17:28:00Z"/>
  <w16cex:commentExtensible w16cex:durableId="29EDB88A" w16cex:dateUtc="2024-05-14T17:16:00Z"/>
  <w16cex:commentExtensible w16cex:durableId="29C79AA2" w16cex:dateUtc="2024-04-15T19:22:00Z"/>
  <w16cex:commentExtensible w16cex:durableId="20723301" w16cex:dateUtc="2024-06-15T05:27:00Z"/>
  <w16cex:commentExtensible w16cex:durableId="29C8E8B6" w16cex:dateUtc="2024-04-16T19:08:00Z"/>
  <w16cex:commentExtensible w16cex:durableId="77003F64" w16cex:dateUtc="2024-06-15T05:27:00Z"/>
  <w16cex:commentExtensible w16cex:durableId="29EDB800" w16cex:dateUtc="2024-05-14T17:14:00Z"/>
  <w16cex:commentExtensible w16cex:durableId="29EDC6A3" w16cex:dateUtc="2024-05-14T18:16:00Z"/>
  <w16cex:commentExtensible w16cex:durableId="29EDD62E" w16cex:dateUtc="2024-05-14T19:23:00Z"/>
  <w16cex:commentExtensible w16cex:durableId="29EF08B7" w16cex:dateUtc="2024-05-15T17:11:00Z"/>
  <w16cex:commentExtensible w16cex:durableId="58E58FC4" w16cex:dateUtc="2024-06-15T05:33:00Z"/>
  <w16cex:commentExtensible w16cex:durableId="29EDC43D" w16cex:dateUtc="2024-05-14T18:06:00Z"/>
  <w16cex:commentExtensible w16cex:durableId="6CFF7AF7" w16cex:dateUtc="2024-06-15T05:47:00Z"/>
  <w16cex:commentExtensible w16cex:durableId="29EDC50D" w16cex:dateUtc="2024-05-14T18:10:00Z"/>
  <w16cex:commentExtensible w16cex:durableId="56C9FFED" w16cex:dateUtc="2024-06-15T15:27:00Z"/>
  <w16cex:commentExtensible w16cex:durableId="29C8E2F5" w16cex:dateUtc="2024-04-16T18:43:00Z"/>
  <w16cex:commentExtensible w16cex:durableId="29EDC9EB" w16cex:dateUtc="2024-05-14T18:30:00Z"/>
  <w16cex:commentExtensible w16cex:durableId="48151629" w16cex:dateUtc="2024-06-15T05:47:00Z"/>
  <w16cex:commentExtensible w16cex:durableId="729C8EBB" w16cex:dateUtc="2024-06-15T06:26:00Z"/>
  <w16cex:commentExtensible w16cex:durableId="29EF05BD" w16cex:dateUtc="2024-05-15T16:58:00Z">
    <w16cex:extLst>
      <w16:ext w16:uri="{CE6994B0-6A32-4C9F-8C6B-6E91EDA988CE}">
        <cr:reactions xmlns:cr="http://schemas.microsoft.com/office/comments/2020/reactions">
          <cr:reaction reactionType="1">
            <cr:reactionInfo dateUtc="2024-06-15T05:54:54Z">
              <cr:user userId="S::allenz@student.ubc.ca::4a89dccb-c6f5-4ed3-b33b-d17445999ffb" userProvider="AD" userName="allenz@student.ubc.ca"/>
            </cr:reactionInfo>
          </cr:reaction>
        </cr:reactions>
      </w16:ext>
    </w16cex:extLst>
  </w16cex:commentExtensible>
  <w16cex:commentExtensible w16cex:durableId="127C255E" w16cex:dateUtc="2024-06-15T05:54:00Z"/>
  <w16cex:commentExtensible w16cex:durableId="29EF0B16" w16cex:dateUtc="2024-05-15T17:21:00Z">
    <w16cex:extLst>
      <w16:ext w16:uri="{CE6994B0-6A32-4C9F-8C6B-6E91EDA988CE}">
        <cr:reactions xmlns:cr="http://schemas.microsoft.com/office/comments/2020/reactions">
          <cr:reaction reactionType="1">
            <cr:reactionInfo dateUtc="2024-06-15T05:55:00Z">
              <cr:user userId="S::allenz@student.ubc.ca::4a89dccb-c6f5-4ed3-b33b-d17445999ffb" userProvider="AD" userName="allenz@student.ubc.ca"/>
            </cr:reactionInfo>
          </cr:reaction>
        </cr:reactions>
      </w16:ext>
    </w16cex:extLst>
  </w16cex:commentExtensible>
  <w16cex:commentExtensible w16cex:durableId="29C8E560" w16cex:dateUtc="2024-04-16T18:54:00Z"/>
  <w16cex:commentExtensible w16cex:durableId="29DB2ABD" w16cex:dateUtc="2024-04-30T15:30:00Z"/>
  <w16cex:commentExtensible w16cex:durableId="29C8E945" w16cex:dateUtc="2024-04-16T19:10:00Z"/>
  <w16cex:commentExtensible w16cex:durableId="29C8E778" w16cex:dateUtc="2024-04-16T19:03:00Z"/>
  <w16cex:commentExtensible w16cex:durableId="29C8EAA0" w16cex:dateUtc="2024-04-16T19:16:00Z"/>
  <w16cex:commentExtensible w16cex:durableId="29C8EB2A" w16cex:dateUtc="2024-04-16T19:18:00Z"/>
  <w16cex:commentExtensible w16cex:durableId="29C8ECC6" w16cex:dateUtc="2024-04-16T19:25:00Z"/>
  <w16cex:commentExtensible w16cex:durableId="29C8ED17" w16cex:dateUtc="2024-04-16T19:27:00Z">
    <w16cex:extLst>
      <w16:ext w16:uri="{CE6994B0-6A32-4C9F-8C6B-6E91EDA988CE}">
        <cr:reactions xmlns:cr="http://schemas.microsoft.com/office/comments/2020/reactions">
          <cr:reaction reactionType="1">
            <cr:reactionInfo dateUtc="2024-06-15T05:55:56Z">
              <cr:user userId="S::allenz@student.ubc.ca::4a89dccb-c6f5-4ed3-b33b-d17445999ffb" userProvider="AD" userName="allenz@student.ubc.ca"/>
            </cr:reactionInfo>
          </cr:reaction>
        </cr:reactions>
      </w16:ext>
    </w16cex:extLst>
  </w16cex:commentExtensible>
  <w16cex:commentExtensible w16cex:durableId="29EDD4BE" w16cex:dateUtc="2024-05-14T19:17:00Z"/>
  <w16cex:commentExtensible w16cex:durableId="29EDD49C" w16cex:dateUtc="2024-05-14T19:16:00Z"/>
  <w16cex:commentExtensible w16cex:durableId="29EF0CBD" w16cex:dateUtc="2024-05-15T17:28:00Z"/>
  <w16cex:commentExtensible w16cex:durableId="29EDD3FA" w16cex:dateUtc="2024-05-14T19:13:00Z"/>
  <w16cex:commentExtensible w16cex:durableId="29EDD553" w16cex:dateUtc="2024-05-14T19:19:00Z"/>
  <w16cex:commentExtensible w16cex:durableId="29EDD77B" w16cex:dateUtc="2024-05-14T19:28:00Z"/>
  <w16cex:commentExtensible w16cex:durableId="29CA2DF5" w16cex:dateUtc="2024-04-17T18:16:00Z"/>
  <w16cex:commentExtensible w16cex:durableId="29CA2E2D" w16cex:dateUtc="2024-04-1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0644B4" w16cid:durableId="29EF0EBA"/>
  <w16cid:commentId w16cid:paraId="3A2690F3" w16cid:durableId="29C78961"/>
  <w16cid:commentId w16cid:paraId="5E192F31" w16cid:durableId="29EDAC75"/>
  <w16cid:commentId w16cid:paraId="66E8071F" w16cid:durableId="29C789DD"/>
  <w16cid:commentId w16cid:paraId="7DE9688D" w16cid:durableId="29EEF0D5"/>
  <w16cid:commentId w16cid:paraId="354A9335" w16cid:durableId="29EEF1DC"/>
  <w16cid:commentId w16cid:paraId="545A0F1B" w16cid:durableId="29EEF1F4"/>
  <w16cid:commentId w16cid:paraId="1085CDEF" w16cid:durableId="29EEF6AF"/>
  <w16cid:commentId w16cid:paraId="500B4721" w16cid:durableId="29C78A6E"/>
  <w16cid:commentId w16cid:paraId="3D56C55D" w16cid:durableId="29EEF6C2"/>
  <w16cid:commentId w16cid:paraId="60E26B1B" w16cid:durableId="29EEF8A9"/>
  <w16cid:commentId w16cid:paraId="4E3BC771" w16cid:durableId="29EEF5C7"/>
  <w16cid:commentId w16cid:paraId="5E4A1151" w16cid:durableId="29EEF5F4"/>
  <w16cid:commentId w16cid:paraId="2E2E1017" w16cid:durableId="7BE14D0C"/>
  <w16cid:commentId w16cid:paraId="3A761AC9" w16cid:durableId="29EEF7AA"/>
  <w16cid:commentId w16cid:paraId="2FEAB44C" w16cid:durableId="29C78C6E"/>
  <w16cid:commentId w16cid:paraId="1366C06C" w16cid:durableId="4B3B909D"/>
  <w16cid:commentId w16cid:paraId="710F1F62" w16cid:durableId="29C79707"/>
  <w16cid:commentId w16cid:paraId="241D39CE" w16cid:durableId="56124DEA"/>
  <w16cid:commentId w16cid:paraId="362ADE31" w16cid:durableId="29C79781"/>
  <w16cid:commentId w16cid:paraId="5CC9FAA8" w16cid:durableId="5FD04788"/>
  <w16cid:commentId w16cid:paraId="11F484E8" w16cid:durableId="29EDB79D"/>
  <w16cid:commentId w16cid:paraId="293B5C3E" w16cid:durableId="29EDBB57"/>
  <w16cid:commentId w16cid:paraId="2ED54800" w16cid:durableId="29EDB88A"/>
  <w16cid:commentId w16cid:paraId="47E4A52A" w16cid:durableId="29C79AA2"/>
  <w16cid:commentId w16cid:paraId="141D994D" w16cid:durableId="20723301"/>
  <w16cid:commentId w16cid:paraId="3209501B" w16cid:durableId="29C8E8B6"/>
  <w16cid:commentId w16cid:paraId="749DBF1E" w16cid:durableId="77003F64"/>
  <w16cid:commentId w16cid:paraId="35115C18" w16cid:durableId="29EDB800"/>
  <w16cid:commentId w16cid:paraId="2D68D3CE" w16cid:durableId="29EDC6A3"/>
  <w16cid:commentId w16cid:paraId="0C4FFEBB" w16cid:durableId="29EDD62E"/>
  <w16cid:commentId w16cid:paraId="2B4374BE" w16cid:durableId="29EF08B7"/>
  <w16cid:commentId w16cid:paraId="721F3DF7" w16cid:durableId="58E58FC4"/>
  <w16cid:commentId w16cid:paraId="2F6AE04A" w16cid:durableId="29EDC43D"/>
  <w16cid:commentId w16cid:paraId="7DAD01D9" w16cid:durableId="6CFF7AF7"/>
  <w16cid:commentId w16cid:paraId="0FE54697" w16cid:durableId="29EDC50D"/>
  <w16cid:commentId w16cid:paraId="516EFCB3" w16cid:durableId="56C9FFED"/>
  <w16cid:commentId w16cid:paraId="773DD6D3" w16cid:durableId="29C8E2F5"/>
  <w16cid:commentId w16cid:paraId="242DC8B9" w16cid:durableId="29EDC9EB"/>
  <w16cid:commentId w16cid:paraId="3333228B" w16cid:durableId="48151629"/>
  <w16cid:commentId w16cid:paraId="62C9E79E" w16cid:durableId="729C8EBB"/>
  <w16cid:commentId w16cid:paraId="0BAA3185" w16cid:durableId="29EF05BD"/>
  <w16cid:commentId w16cid:paraId="21F16232" w16cid:durableId="127C255E"/>
  <w16cid:commentId w16cid:paraId="2612E454" w16cid:durableId="29EF0B16"/>
  <w16cid:commentId w16cid:paraId="419CCEBB" w16cid:durableId="29C8E560"/>
  <w16cid:commentId w16cid:paraId="047CD174" w16cid:durableId="29DB2ABD"/>
  <w16cid:commentId w16cid:paraId="0847658F" w16cid:durableId="29C8E945"/>
  <w16cid:commentId w16cid:paraId="21199D28" w16cid:durableId="29C8E778"/>
  <w16cid:commentId w16cid:paraId="01A76694" w16cid:durableId="29C8EAA0"/>
  <w16cid:commentId w16cid:paraId="2FA017B9" w16cid:durableId="29C8EB2A"/>
  <w16cid:commentId w16cid:paraId="6916ABA9" w16cid:durableId="29C8ECC6"/>
  <w16cid:commentId w16cid:paraId="2915C0C3" w16cid:durableId="29C8ED17"/>
  <w16cid:commentId w16cid:paraId="21CFC8F5" w16cid:durableId="29EDD4BE"/>
  <w16cid:commentId w16cid:paraId="7D284A41" w16cid:durableId="29EDD49C"/>
  <w16cid:commentId w16cid:paraId="145ADF2A" w16cid:durableId="29EF0CBD"/>
  <w16cid:commentId w16cid:paraId="28051A7E" w16cid:durableId="29EDD3FA"/>
  <w16cid:commentId w16cid:paraId="2CEBB8E9" w16cid:durableId="29EDD553"/>
  <w16cid:commentId w16cid:paraId="3A2448B8" w16cid:durableId="29EDD77B"/>
  <w16cid:commentId w16cid:paraId="556F22E0" w16cid:durableId="29CA2DF5"/>
  <w16cid:commentId w16cid:paraId="25B7C6B0" w16cid:durableId="29CA2E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929D3" w14:textId="77777777" w:rsidR="00FA0084" w:rsidRDefault="00FA0084">
      <w:pPr>
        <w:spacing w:after="0"/>
      </w:pPr>
      <w:r>
        <w:separator/>
      </w:r>
    </w:p>
  </w:endnote>
  <w:endnote w:type="continuationSeparator" w:id="0">
    <w:p w14:paraId="560D9140" w14:textId="77777777" w:rsidR="00FA0084" w:rsidRDefault="00FA00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561A2" w14:textId="77777777" w:rsidR="00FA0084" w:rsidRDefault="00FA0084">
      <w:r>
        <w:separator/>
      </w:r>
    </w:p>
  </w:footnote>
  <w:footnote w:type="continuationSeparator" w:id="0">
    <w:p w14:paraId="602569B4" w14:textId="77777777" w:rsidR="00FA0084" w:rsidRDefault="00FA00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B9E53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1030685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Spencer [VCH]">
    <w15:presenceInfo w15:providerId="AD" w15:userId="S::spencer.martin@vch.ca::f12cb605-f87d-49e6-aae8-5de79d678717"/>
  </w15:person>
  <w15:person w15:author="allenz@student.ubc.ca">
    <w15:presenceInfo w15:providerId="AD" w15:userId="S::allenz@student.ubc.ca::4a89dccb-c6f5-4ed3-b33b-d17445999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EB2"/>
    <w:rsid w:val="00005AA4"/>
    <w:rsid w:val="00030C17"/>
    <w:rsid w:val="00047875"/>
    <w:rsid w:val="00057955"/>
    <w:rsid w:val="00060E8A"/>
    <w:rsid w:val="000A55E9"/>
    <w:rsid w:val="000D2127"/>
    <w:rsid w:val="000E2ABF"/>
    <w:rsid w:val="00101EF0"/>
    <w:rsid w:val="00130D1E"/>
    <w:rsid w:val="001B6FE5"/>
    <w:rsid w:val="001D045B"/>
    <w:rsid w:val="002C5CDE"/>
    <w:rsid w:val="002D2344"/>
    <w:rsid w:val="002E6C84"/>
    <w:rsid w:val="00352913"/>
    <w:rsid w:val="00364138"/>
    <w:rsid w:val="00383BF6"/>
    <w:rsid w:val="003B3EA7"/>
    <w:rsid w:val="003E0B4E"/>
    <w:rsid w:val="0048754D"/>
    <w:rsid w:val="00490B4F"/>
    <w:rsid w:val="004A066E"/>
    <w:rsid w:val="004B2191"/>
    <w:rsid w:val="0050301B"/>
    <w:rsid w:val="005A2AD8"/>
    <w:rsid w:val="006D6FEA"/>
    <w:rsid w:val="006F3B69"/>
    <w:rsid w:val="00724529"/>
    <w:rsid w:val="007A556C"/>
    <w:rsid w:val="007C5FC4"/>
    <w:rsid w:val="007F7A19"/>
    <w:rsid w:val="00830FFE"/>
    <w:rsid w:val="008555C5"/>
    <w:rsid w:val="008572DF"/>
    <w:rsid w:val="008C04FA"/>
    <w:rsid w:val="008C134C"/>
    <w:rsid w:val="008D34E1"/>
    <w:rsid w:val="008D7CC9"/>
    <w:rsid w:val="009454C5"/>
    <w:rsid w:val="0095698B"/>
    <w:rsid w:val="009710B0"/>
    <w:rsid w:val="00985E0A"/>
    <w:rsid w:val="009C7A4D"/>
    <w:rsid w:val="009E67A6"/>
    <w:rsid w:val="00AA3A14"/>
    <w:rsid w:val="00AE5BEC"/>
    <w:rsid w:val="00B305BE"/>
    <w:rsid w:val="00B37A1A"/>
    <w:rsid w:val="00B81EB2"/>
    <w:rsid w:val="00B82553"/>
    <w:rsid w:val="00BB5F93"/>
    <w:rsid w:val="00BB7AEE"/>
    <w:rsid w:val="00BD3384"/>
    <w:rsid w:val="00BE5237"/>
    <w:rsid w:val="00BE7BD0"/>
    <w:rsid w:val="00C30EC8"/>
    <w:rsid w:val="00C83D39"/>
    <w:rsid w:val="00C91082"/>
    <w:rsid w:val="00C96F30"/>
    <w:rsid w:val="00CA099E"/>
    <w:rsid w:val="00CA4409"/>
    <w:rsid w:val="00CE0072"/>
    <w:rsid w:val="00D0351C"/>
    <w:rsid w:val="00D3361B"/>
    <w:rsid w:val="00D53A11"/>
    <w:rsid w:val="00DB5A81"/>
    <w:rsid w:val="00DD42A5"/>
    <w:rsid w:val="00E201F7"/>
    <w:rsid w:val="00E75539"/>
    <w:rsid w:val="00EA4217"/>
    <w:rsid w:val="00EA6187"/>
    <w:rsid w:val="00EB4F8A"/>
    <w:rsid w:val="00ED3545"/>
    <w:rsid w:val="00EF34C2"/>
    <w:rsid w:val="00F4322F"/>
    <w:rsid w:val="00F905E7"/>
    <w:rsid w:val="00FA008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B4554"/>
  <w15:docId w15:val="{CBE560EF-624B-42D9-98A8-0611BC38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CommentReference">
    <w:name w:val="annotation reference"/>
    <w:basedOn w:val="DefaultParagraphFont"/>
    <w:semiHidden/>
    <w:unhideWhenUsed/>
    <w:rsid w:val="0050301B"/>
    <w:rPr>
      <w:sz w:val="16"/>
      <w:szCs w:val="16"/>
    </w:rPr>
  </w:style>
  <w:style w:type="paragraph" w:styleId="CommentText">
    <w:name w:val="annotation text"/>
    <w:basedOn w:val="Normal"/>
    <w:link w:val="CommentTextChar"/>
    <w:unhideWhenUsed/>
    <w:rsid w:val="0050301B"/>
    <w:rPr>
      <w:sz w:val="20"/>
      <w:szCs w:val="20"/>
    </w:rPr>
  </w:style>
  <w:style w:type="character" w:customStyle="1" w:styleId="CommentTextChar">
    <w:name w:val="Comment Text Char"/>
    <w:basedOn w:val="DefaultParagraphFont"/>
    <w:link w:val="CommentText"/>
    <w:rsid w:val="0050301B"/>
    <w:rPr>
      <w:sz w:val="20"/>
      <w:szCs w:val="20"/>
    </w:rPr>
  </w:style>
  <w:style w:type="paragraph" w:styleId="CommentSubject">
    <w:name w:val="annotation subject"/>
    <w:basedOn w:val="CommentText"/>
    <w:next w:val="CommentText"/>
    <w:link w:val="CommentSubjectChar"/>
    <w:semiHidden/>
    <w:unhideWhenUsed/>
    <w:rsid w:val="0050301B"/>
    <w:rPr>
      <w:b/>
      <w:bCs/>
    </w:rPr>
  </w:style>
  <w:style w:type="character" w:customStyle="1" w:styleId="CommentSubjectChar">
    <w:name w:val="Comment Subject Char"/>
    <w:basedOn w:val="CommentTextChar"/>
    <w:link w:val="CommentSubject"/>
    <w:semiHidden/>
    <w:rsid w:val="0050301B"/>
    <w:rPr>
      <w:b/>
      <w:bCs/>
      <w:sz w:val="20"/>
      <w:szCs w:val="20"/>
    </w:rPr>
  </w:style>
  <w:style w:type="paragraph" w:styleId="Revision">
    <w:name w:val="Revision"/>
    <w:hidden/>
    <w:semiHidden/>
    <w:rsid w:val="005030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Irrationone.github.io/tfri_halo/index.qmd.html" TargetMode="External"/><Relationship Id="rId42" Type="http://schemas.openxmlformats.org/officeDocument/2006/relationships/hyperlink" Target="https://doi.org/10.2307/2337123" TargetMode="External"/><Relationship Id="rId47" Type="http://schemas.openxmlformats.org/officeDocument/2006/relationships/hyperlink" Target="https://doi.org/10.1093/annonc/mdy058" TargetMode="External"/><Relationship Id="rId63" Type="http://schemas.openxmlformats.org/officeDocument/2006/relationships/hyperlink" Target="https://doi.org/10.1002/CNCR.30496" TargetMode="External"/><Relationship Id="rId68" Type="http://schemas.openxmlformats.org/officeDocument/2006/relationships/hyperlink" Target="https://doi.org/10.1007/S00262-020-02813-3" TargetMode="External"/><Relationship Id="rId16" Type="http://schemas.openxmlformats.org/officeDocument/2006/relationships/image" Target="media/image3.png"/><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hyperlink" Target="https://doi.org/10.7717/PEERJ-CS.1516" TargetMode="External"/><Relationship Id="rId37" Type="http://schemas.openxmlformats.org/officeDocument/2006/relationships/hyperlink" Target="https://doi.org/10.1016/J.IJGO.2009.02.010" TargetMode="External"/><Relationship Id="rId40" Type="http://schemas.openxmlformats.org/officeDocument/2006/relationships/hyperlink" Target="https://doi.org/10.1186/S40661-016-0033-6" TargetMode="External"/><Relationship Id="rId45" Type="http://schemas.openxmlformats.org/officeDocument/2006/relationships/hyperlink" Target="https://doi.org/10.1016/J.YGYNO.2009.03.022" TargetMode="External"/><Relationship Id="rId53" Type="http://schemas.openxmlformats.org/officeDocument/2006/relationships/hyperlink" Target="https://doi.org/10.1016/j.annonc.2023.09.1919" TargetMode="External"/><Relationship Id="rId58" Type="http://schemas.openxmlformats.org/officeDocument/2006/relationships/hyperlink" Target="https://doi.org/10.1200/JCO.2017.72.5952" TargetMode="External"/><Relationship Id="rId66" Type="http://schemas.openxmlformats.org/officeDocument/2006/relationships/hyperlink" Target="https://doi.org/10.1016/j.ygyno.2020.08.012" TargetMode="External"/><Relationship Id="rId74" Type="http://schemas.openxmlformats.org/officeDocument/2006/relationships/hyperlink" Target="https://doi.org/10.3389/FONC.2023.1278863"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16/J.YGYNO.2022.02.024" TargetMode="External"/><Relationship Id="rId19" Type="http://schemas.openxmlformats.org/officeDocument/2006/relationships/hyperlink" Target="https://Irrationone.github.io/tfri_halo/notebooks/clustering-preview.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Irrationone.github.io/tfri_halo/notebooks/clustering-preview.html" TargetMode="External"/><Relationship Id="rId30" Type="http://schemas.openxmlformats.org/officeDocument/2006/relationships/image" Target="media/image10.png"/><Relationship Id="rId35" Type="http://schemas.openxmlformats.org/officeDocument/2006/relationships/hyperlink" Target="https://doi.org/10.1136/IJGC-2022-004039" TargetMode="External"/><Relationship Id="rId43" Type="http://schemas.openxmlformats.org/officeDocument/2006/relationships/hyperlink" Target="https://doi.org/10.1200/JCO.2015.63.7785" TargetMode="External"/><Relationship Id="rId48" Type="http://schemas.openxmlformats.org/officeDocument/2006/relationships/hyperlink" Target="https://doi.org/10.1001/JAMAONCOL.2022.2181" TargetMode="External"/><Relationship Id="rId56" Type="http://schemas.openxmlformats.org/officeDocument/2006/relationships/hyperlink" Target="https://doi.org/10.1056/NEJMoa1810858" TargetMode="External"/><Relationship Id="rId64" Type="http://schemas.openxmlformats.org/officeDocument/2006/relationships/hyperlink" Target="https://doi.org/10.1038/BJC.2015.190" TargetMode="External"/><Relationship Id="rId69" Type="http://schemas.openxmlformats.org/officeDocument/2006/relationships/hyperlink" Target="https://doi.org/10.1016/j.immuni.2014.10.017" TargetMode="External"/><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doi.org/10.1093/ANNONC/MDZ135" TargetMode="External"/><Relationship Id="rId72" Type="http://schemas.openxmlformats.org/officeDocument/2006/relationships/hyperlink" Target="https://doi.org/10.1038/s41592-019-0529-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Irrationone.github.io/tfri_halo/notebooks/cohort_analysis-preview.html" TargetMode="External"/><Relationship Id="rId25" Type="http://schemas.openxmlformats.org/officeDocument/2006/relationships/hyperlink" Target="https://Irrationone.github.io/tfri_halo/notebooks/clustering-preview.html" TargetMode="External"/><Relationship Id="rId33" Type="http://schemas.openxmlformats.org/officeDocument/2006/relationships/hyperlink" Target="https://doi.org/10.1136/JITC-2020-002255" TargetMode="External"/><Relationship Id="rId38" Type="http://schemas.openxmlformats.org/officeDocument/2006/relationships/hyperlink" Target="https://doi.org/10.1016/j.immuni.2014.10.019" TargetMode="External"/><Relationship Id="rId46" Type="http://schemas.openxmlformats.org/officeDocument/2006/relationships/hyperlink" Target="https://doi.org/10.1093/BIOINFORMATICS/BTW432" TargetMode="External"/><Relationship Id="rId59" Type="http://schemas.openxmlformats.org/officeDocument/2006/relationships/hyperlink" Target="https://doi.org/10.1002/IJGO.14033" TargetMode="External"/><Relationship Id="rId67" Type="http://schemas.openxmlformats.org/officeDocument/2006/relationships/hyperlink" Target="https://doi.org/10.1158/1078-0432.CCR-13-2147" TargetMode="External"/><Relationship Id="rId20" Type="http://schemas.openxmlformats.org/officeDocument/2006/relationships/image" Target="media/image5.png"/><Relationship Id="rId41" Type="http://schemas.openxmlformats.org/officeDocument/2006/relationships/hyperlink" Target="https://doi.org/10.1038/NATURE12113" TargetMode="External"/><Relationship Id="rId54" Type="http://schemas.openxmlformats.org/officeDocument/2006/relationships/hyperlink" Target="https://doi.org/10.1056/NEJMOA2216334/SUPPL_FILE/NEJMOA2216334_DATA-SHARING.PDF" TargetMode="External"/><Relationship Id="rId62" Type="http://schemas.openxmlformats.org/officeDocument/2006/relationships/hyperlink" Target="https://doi.org/10.1158/1078-0432.CCR-18-3241" TargetMode="External"/><Relationship Id="rId70" Type="http://schemas.openxmlformats.org/officeDocument/2006/relationships/hyperlink" Target="https://doi.org/10.1097/IGC.0B013E31822C271F" TargetMode="External"/><Relationship Id="rId75" Type="http://schemas.openxmlformats.org/officeDocument/2006/relationships/hyperlink" Target="https://doi.org/10.1097/IGC.000000000000035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rrationone.github.io/tfri_halo/notebooks/cohort_analysis-preview.html" TargetMode="External"/><Relationship Id="rId23" Type="http://schemas.openxmlformats.org/officeDocument/2006/relationships/hyperlink" Target="https://Irrationone.github.io/tfri_halo/notebooks/clustering-preview.html" TargetMode="External"/><Relationship Id="rId28" Type="http://schemas.openxmlformats.org/officeDocument/2006/relationships/image" Target="media/image9.png"/><Relationship Id="rId36" Type="http://schemas.openxmlformats.org/officeDocument/2006/relationships/hyperlink" Target="https://doi.org/10.1093/ANNONC/MDY495" TargetMode="External"/><Relationship Id="rId49" Type="http://schemas.openxmlformats.org/officeDocument/2006/relationships/hyperlink" Target="https://doi.org/10.1200/JCO.19.01021" TargetMode="External"/><Relationship Id="rId57" Type="http://schemas.openxmlformats.org/officeDocument/2006/relationships/hyperlink" Target="https://doi.org/10.1200/JCO.20" TargetMode="External"/><Relationship Id="rId10" Type="http://schemas.microsoft.com/office/2016/09/relationships/commentsIds" Target="commentsIds.xml"/><Relationship Id="rId31" Type="http://schemas.openxmlformats.org/officeDocument/2006/relationships/hyperlink" Target="https://Irrationone.github.io/tfri_halo/notebooks/mutational_signatures-preview.html" TargetMode="External"/><Relationship Id="rId44" Type="http://schemas.openxmlformats.org/officeDocument/2006/relationships/hyperlink" Target="https://doi.org/10.1136/IJGC-2020-002256" TargetMode="External"/><Relationship Id="rId52" Type="http://schemas.openxmlformats.org/officeDocument/2006/relationships/hyperlink" Target="https://doi.org/10.1038/s41379-021-00930-7" TargetMode="External"/><Relationship Id="rId60" Type="http://schemas.openxmlformats.org/officeDocument/2006/relationships/hyperlink" Target="https://doi.org/10.3322/CAAC.21820" TargetMode="External"/><Relationship Id="rId65" Type="http://schemas.openxmlformats.org/officeDocument/2006/relationships/hyperlink" Target="https://doi.org/10.3802/JGO.2019.30.E46" TargetMode="External"/><Relationship Id="rId73" Type="http://schemas.openxmlformats.org/officeDocument/2006/relationships/hyperlink" Target="https://doi.org/10.1016/j.cell.2018.03.073" TargetMode="External"/><Relationship Id="rId78"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yperlink" Target="https://github.com/Irrationone/tfri_halo" TargetMode="External"/><Relationship Id="rId18" Type="http://schemas.openxmlformats.org/officeDocument/2006/relationships/image" Target="media/image4.png"/><Relationship Id="rId39" Type="http://schemas.openxmlformats.org/officeDocument/2006/relationships/hyperlink" Target="https://pubmed.ncbi.nlm.nih.gov/37285556/" TargetMode="External"/><Relationship Id="rId34" Type="http://schemas.openxmlformats.org/officeDocument/2006/relationships/hyperlink" Target="https://doi.org/10.1016/J.YGYNO.2016.02.002" TargetMode="External"/><Relationship Id="rId50" Type="http://schemas.openxmlformats.org/officeDocument/2006/relationships/hyperlink" Target="https://doi.org/10.1158/1078-0432.CCR-15-2762" TargetMode="External"/><Relationship Id="rId55" Type="http://schemas.openxmlformats.org/officeDocument/2006/relationships/hyperlink" Target="https://doi.org/10.1158/1078-0432.CCR-20-4436/79038/AM/CLINICOPATHOLOGIC-AND-GENOMIC-ANALYSIS-OF-TP53" TargetMode="External"/><Relationship Id="rId76" Type="http://schemas.openxmlformats.org/officeDocument/2006/relationships/hyperlink" Target="https://doi.org/10.1056/NEJMoa020177" TargetMode="External"/><Relationship Id="rId7" Type="http://schemas.openxmlformats.org/officeDocument/2006/relationships/hyperlink" Target="https://Irrationone.github.io/tfri_halo/index.qmd.html" TargetMode="External"/><Relationship Id="rId71" Type="http://schemas.openxmlformats.org/officeDocument/2006/relationships/hyperlink" Target="https://doi.org/10.18632/ONCOTARGET.23790" TargetMode="External"/><Relationship Id="rId2" Type="http://schemas.openxmlformats.org/officeDocument/2006/relationships/styles" Target="styles.xml"/><Relationship Id="rId29" Type="http://schemas.openxmlformats.org/officeDocument/2006/relationships/hyperlink" Target="https://Irrationone.github.io/tfri_halo/notebooks/adaptive_response-pre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24</Pages>
  <Words>7757</Words>
  <Characters>44217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Immune infiltration in p53abn endometrial carcinomas</vt:lpstr>
    </vt:vector>
  </TitlesOfParts>
  <Company/>
  <LinksUpToDate>false</LinksUpToDate>
  <CharactersWithSpaces>51871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Immune infiltration in p53abn endometrial carcinomas</dc:title>
  <dc:creator>Authors</dc:creator>
  <cp:keywords>Endometrial cancer, p53, Immune</cp:keywords>
  <cp:lastModifiedBy>allenz@student.ubc.ca</cp:lastModifiedBy>
  <cp:revision>4</cp:revision>
  <dcterms:created xsi:type="dcterms:W3CDTF">2024-06-15T05:17:00Z</dcterms:created>
  <dcterms:modified xsi:type="dcterms:W3CDTF">2024-06-15T15:31:00Z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TODO: Nice abstract</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itation">
    <vt:lpwstr/>
  </property>
  <property fmtid="{D5CDD505-2E9C-101B-9397-08002B2CF9AE}" pid="9" name="cite-style">
    <vt:lpwstr>number</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2024-04-01</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Immune infiltration in p53abn endometrial carcinomas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